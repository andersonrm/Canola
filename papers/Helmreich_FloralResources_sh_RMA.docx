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0FE4D" w14:textId="39427FAA" w:rsidR="0000471B" w:rsidRDefault="00937C4B" w:rsidP="00937C4B">
      <w:pPr>
        <w:spacing w:after="0" w:line="480" w:lineRule="auto"/>
        <w:rPr>
          <w:rFonts w:ascii="Times New Roman" w:hAnsi="Times New Roman" w:cs="Times New Roman"/>
          <w:sz w:val="24"/>
          <w:szCs w:val="24"/>
        </w:rPr>
      </w:pPr>
      <w:r w:rsidRPr="00A80D94">
        <w:rPr>
          <w:rFonts w:ascii="Times New Roman" w:hAnsi="Times New Roman" w:cs="Times New Roman"/>
          <w:b/>
          <w:bCs/>
          <w:sz w:val="24"/>
          <w:szCs w:val="24"/>
        </w:rPr>
        <w:t>A</w:t>
      </w:r>
      <w:r w:rsidR="00D52036">
        <w:rPr>
          <w:rFonts w:ascii="Times New Roman" w:hAnsi="Times New Roman" w:cs="Times New Roman"/>
          <w:b/>
          <w:bCs/>
          <w:sz w:val="24"/>
          <w:szCs w:val="24"/>
        </w:rPr>
        <w:t>bstract</w:t>
      </w:r>
    </w:p>
    <w:p w14:paraId="7DAC122B" w14:textId="42EAD524" w:rsidR="00C219C1" w:rsidRDefault="00C219C1" w:rsidP="00C219C1">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1. </w:t>
      </w:r>
      <w:r w:rsidR="0000471B">
        <w:rPr>
          <w:rFonts w:ascii="Times New Roman" w:hAnsi="Times New Roman" w:cs="Times New Roman"/>
          <w:sz w:val="24"/>
          <w:szCs w:val="24"/>
        </w:rPr>
        <w:t xml:space="preserve">Crops that provide </w:t>
      </w:r>
      <w:del w:id="0" w:author="Helmreich, Salena" w:date="2026-04-03T11:33:00Z" w16du:dateUtc="2026-04-03T09:33:00Z">
        <w:r w:rsidR="0000471B" w:rsidDel="00996329">
          <w:rPr>
            <w:rFonts w:ascii="Times New Roman" w:hAnsi="Times New Roman" w:cs="Times New Roman"/>
            <w:sz w:val="24"/>
            <w:szCs w:val="24"/>
          </w:rPr>
          <w:delText>pulsed floral resources</w:delText>
        </w:r>
      </w:del>
      <w:ins w:id="1" w:author="Helmreich, Salena" w:date="2026-04-03T11:33:00Z" w16du:dateUtc="2026-04-03T09:33:00Z">
        <w:r w:rsidR="00996329">
          <w:rPr>
            <w:rFonts w:ascii="Times New Roman" w:hAnsi="Times New Roman" w:cs="Times New Roman"/>
            <w:sz w:val="24"/>
            <w:szCs w:val="24"/>
          </w:rPr>
          <w:t xml:space="preserve">a </w:t>
        </w:r>
        <w:r w:rsidR="009C29E2">
          <w:rPr>
            <w:rFonts w:ascii="Times New Roman" w:hAnsi="Times New Roman" w:cs="Times New Roman"/>
            <w:sz w:val="24"/>
            <w:szCs w:val="24"/>
          </w:rPr>
          <w:t>resource pulse from a mass-blooming event</w:t>
        </w:r>
      </w:ins>
      <w:r w:rsidR="0000471B">
        <w:rPr>
          <w:rFonts w:ascii="Times New Roman" w:hAnsi="Times New Roman" w:cs="Times New Roman"/>
          <w:sz w:val="24"/>
          <w:szCs w:val="24"/>
        </w:rPr>
        <w:t xml:space="preserve"> can play a</w:t>
      </w:r>
      <w:r>
        <w:rPr>
          <w:rFonts w:ascii="Times New Roman" w:hAnsi="Times New Roman" w:cs="Times New Roman"/>
          <w:sz w:val="24"/>
          <w:szCs w:val="24"/>
        </w:rPr>
        <w:t xml:space="preserve"> </w:t>
      </w:r>
      <w:r w:rsidR="0000471B">
        <w:rPr>
          <w:rFonts w:ascii="Times New Roman" w:hAnsi="Times New Roman" w:cs="Times New Roman"/>
          <w:sz w:val="24"/>
          <w:szCs w:val="24"/>
        </w:rPr>
        <w:t xml:space="preserve">role in supporting wild bee diversity and health, particularly in </w:t>
      </w:r>
      <w:r>
        <w:rPr>
          <w:rFonts w:ascii="Times New Roman" w:hAnsi="Times New Roman" w:cs="Times New Roman"/>
          <w:sz w:val="24"/>
          <w:szCs w:val="24"/>
        </w:rPr>
        <w:t>crop</w:t>
      </w:r>
      <w:r w:rsidR="0000471B">
        <w:rPr>
          <w:rFonts w:ascii="Times New Roman" w:hAnsi="Times New Roman" w:cs="Times New Roman"/>
          <w:sz w:val="24"/>
          <w:szCs w:val="24"/>
        </w:rPr>
        <w:t xml:space="preserve"> landscapes where natural forage can be limited. </w:t>
      </w:r>
      <w:r w:rsidR="00BC3012">
        <w:rPr>
          <w:rFonts w:ascii="Times New Roman" w:hAnsi="Times New Roman" w:cs="Times New Roman"/>
          <w:sz w:val="24"/>
          <w:szCs w:val="24"/>
        </w:rPr>
        <w:t>However, benefits of short-term resource pulses are likely shaped by the landscape context</w:t>
      </w:r>
      <w:r>
        <w:rPr>
          <w:rFonts w:ascii="Times New Roman" w:hAnsi="Times New Roman" w:cs="Times New Roman"/>
          <w:sz w:val="24"/>
          <w:szCs w:val="24"/>
        </w:rPr>
        <w:t xml:space="preserve"> and </w:t>
      </w:r>
      <w:r w:rsidR="00B16BD6">
        <w:rPr>
          <w:rFonts w:ascii="Times New Roman" w:hAnsi="Times New Roman" w:cs="Times New Roman"/>
          <w:sz w:val="24"/>
          <w:szCs w:val="24"/>
        </w:rPr>
        <w:t xml:space="preserve">may vary considerably </w:t>
      </w:r>
      <w:r w:rsidR="00422AEB">
        <w:rPr>
          <w:rFonts w:ascii="Times New Roman" w:hAnsi="Times New Roman" w:cs="Times New Roman"/>
          <w:sz w:val="24"/>
          <w:szCs w:val="24"/>
        </w:rPr>
        <w:t xml:space="preserve">among bee groups </w:t>
      </w:r>
      <w:r w:rsidR="003A5E91">
        <w:rPr>
          <w:rFonts w:ascii="Times New Roman" w:hAnsi="Times New Roman" w:cs="Times New Roman"/>
          <w:sz w:val="24"/>
          <w:szCs w:val="24"/>
        </w:rPr>
        <w:t>with differing life histories and foraging strategies</w:t>
      </w:r>
      <w:r w:rsidR="00585EF2">
        <w:rPr>
          <w:rFonts w:ascii="Times New Roman" w:hAnsi="Times New Roman" w:cs="Times New Roman"/>
          <w:sz w:val="24"/>
          <w:szCs w:val="24"/>
        </w:rPr>
        <w:t xml:space="preserve">. </w:t>
      </w:r>
    </w:p>
    <w:p w14:paraId="2B2AD087" w14:textId="0C5BCA72" w:rsidR="00C219C1" w:rsidRDefault="00C219C1" w:rsidP="00C219C1">
      <w:pPr>
        <w:spacing w:after="0" w:line="480" w:lineRule="auto"/>
        <w:rPr>
          <w:rFonts w:ascii="Times New Roman" w:hAnsi="Times New Roman" w:cs="Times New Roman"/>
          <w:sz w:val="24"/>
          <w:szCs w:val="24"/>
        </w:rPr>
      </w:pPr>
      <w:r w:rsidRPr="1F7BBE4A">
        <w:rPr>
          <w:rFonts w:ascii="Times New Roman" w:hAnsi="Times New Roman" w:cs="Times New Roman"/>
          <w:sz w:val="24"/>
          <w:szCs w:val="24"/>
        </w:rPr>
        <w:t>2. W</w:t>
      </w:r>
      <w:r w:rsidR="00585EF2" w:rsidRPr="1F7BBE4A">
        <w:rPr>
          <w:rFonts w:ascii="Times New Roman" w:hAnsi="Times New Roman" w:cs="Times New Roman"/>
          <w:sz w:val="24"/>
          <w:szCs w:val="24"/>
        </w:rPr>
        <w:t xml:space="preserve">e evaluated how canola </w:t>
      </w:r>
      <w:r w:rsidR="005D2B71" w:rsidRPr="1F7BBE4A">
        <w:rPr>
          <w:rFonts w:ascii="Times New Roman" w:hAnsi="Times New Roman" w:cs="Times New Roman"/>
          <w:sz w:val="24"/>
          <w:szCs w:val="24"/>
        </w:rPr>
        <w:t>(</w:t>
      </w:r>
      <w:r w:rsidR="005D2B71" w:rsidRPr="1F7BBE4A">
        <w:rPr>
          <w:rFonts w:ascii="Times New Roman" w:hAnsi="Times New Roman" w:cs="Times New Roman"/>
          <w:i/>
          <w:iCs/>
          <w:sz w:val="24"/>
          <w:szCs w:val="24"/>
        </w:rPr>
        <w:t>Brassica napus)</w:t>
      </w:r>
      <w:r w:rsidR="005D2B71" w:rsidRPr="1F7BBE4A">
        <w:rPr>
          <w:rFonts w:ascii="Times New Roman" w:hAnsi="Times New Roman" w:cs="Times New Roman"/>
          <w:sz w:val="24"/>
          <w:szCs w:val="24"/>
        </w:rPr>
        <w:t xml:space="preserve"> </w:t>
      </w:r>
      <w:r w:rsidRPr="1F7BBE4A">
        <w:rPr>
          <w:rFonts w:ascii="Times New Roman" w:hAnsi="Times New Roman" w:cs="Times New Roman"/>
          <w:sz w:val="24"/>
          <w:szCs w:val="24"/>
        </w:rPr>
        <w:t>affected</w:t>
      </w:r>
      <w:r w:rsidR="00C42A75" w:rsidRPr="1F7BBE4A">
        <w:rPr>
          <w:rFonts w:ascii="Times New Roman" w:hAnsi="Times New Roman" w:cs="Times New Roman"/>
          <w:sz w:val="24"/>
          <w:szCs w:val="24"/>
        </w:rPr>
        <w:t xml:space="preserve"> bee </w:t>
      </w:r>
      <w:r w:rsidR="001D0B31" w:rsidRPr="1F7BBE4A">
        <w:rPr>
          <w:rFonts w:ascii="Times New Roman" w:hAnsi="Times New Roman" w:cs="Times New Roman"/>
          <w:sz w:val="24"/>
          <w:szCs w:val="24"/>
        </w:rPr>
        <w:t>head width</w:t>
      </w:r>
      <w:r w:rsidR="00F91D6B" w:rsidRPr="1F7BBE4A">
        <w:rPr>
          <w:rFonts w:ascii="Times New Roman" w:hAnsi="Times New Roman" w:cs="Times New Roman"/>
          <w:sz w:val="24"/>
          <w:szCs w:val="24"/>
        </w:rPr>
        <w:t>s</w:t>
      </w:r>
      <w:r w:rsidR="001D0B31" w:rsidRPr="1F7BBE4A">
        <w:rPr>
          <w:rFonts w:ascii="Times New Roman" w:hAnsi="Times New Roman" w:cs="Times New Roman"/>
          <w:sz w:val="24"/>
          <w:szCs w:val="24"/>
        </w:rPr>
        <w:t xml:space="preserve"> </w:t>
      </w:r>
      <w:r w:rsidR="00F91D6B" w:rsidRPr="1F7BBE4A">
        <w:rPr>
          <w:rFonts w:ascii="Times New Roman" w:hAnsi="Times New Roman" w:cs="Times New Roman"/>
          <w:sz w:val="24"/>
          <w:szCs w:val="24"/>
        </w:rPr>
        <w:t>and abundance across a gradient of landscapes.</w:t>
      </w:r>
      <w:r w:rsidR="007F7005" w:rsidRPr="1F7BBE4A">
        <w:rPr>
          <w:rFonts w:ascii="Times New Roman" w:hAnsi="Times New Roman" w:cs="Times New Roman"/>
          <w:sz w:val="24"/>
          <w:szCs w:val="24"/>
        </w:rPr>
        <w:t xml:space="preserve"> </w:t>
      </w:r>
      <w:r w:rsidRPr="1F7BBE4A">
        <w:rPr>
          <w:rFonts w:ascii="Times New Roman" w:hAnsi="Times New Roman" w:cs="Times New Roman"/>
          <w:sz w:val="24"/>
          <w:szCs w:val="24"/>
        </w:rPr>
        <w:t>Our project involv</w:t>
      </w:r>
      <w:ins w:id="2" w:author="Helmreich, Salena" w:date="2026-04-14T09:02:00Z" w16du:dateUtc="2026-04-14T09:02:36Z">
        <w:r w:rsidR="55436DEE" w:rsidRPr="1F7BBE4A">
          <w:rPr>
            <w:rFonts w:ascii="Times New Roman" w:hAnsi="Times New Roman" w:cs="Times New Roman"/>
            <w:sz w:val="24"/>
            <w:szCs w:val="24"/>
          </w:rPr>
          <w:t>ed</w:t>
        </w:r>
      </w:ins>
      <w:del w:id="3" w:author="Helmreich, Salena" w:date="2026-04-14T09:02:00Z" w16du:dateUtc="2026-04-14T09:02:35Z">
        <w:r w:rsidRPr="1F7BBE4A" w:rsidDel="00C219C1">
          <w:rPr>
            <w:rFonts w:ascii="Times New Roman" w:hAnsi="Times New Roman" w:cs="Times New Roman"/>
            <w:sz w:val="24"/>
            <w:szCs w:val="24"/>
          </w:rPr>
          <w:delText>ing</w:delText>
        </w:r>
      </w:del>
      <w:r w:rsidRPr="1F7BBE4A">
        <w:rPr>
          <w:rFonts w:ascii="Times New Roman" w:hAnsi="Times New Roman" w:cs="Times New Roman"/>
          <w:sz w:val="24"/>
          <w:szCs w:val="24"/>
        </w:rPr>
        <w:t xml:space="preserve"> </w:t>
      </w:r>
      <w:r w:rsidR="007F7005" w:rsidRPr="1F7BBE4A">
        <w:rPr>
          <w:rFonts w:ascii="Times New Roman" w:hAnsi="Times New Roman" w:cs="Times New Roman"/>
          <w:sz w:val="24"/>
          <w:szCs w:val="24"/>
        </w:rPr>
        <w:t>sampl</w:t>
      </w:r>
      <w:r w:rsidRPr="1F7BBE4A">
        <w:rPr>
          <w:rFonts w:ascii="Times New Roman" w:hAnsi="Times New Roman" w:cs="Times New Roman"/>
          <w:sz w:val="24"/>
          <w:szCs w:val="24"/>
        </w:rPr>
        <w:t>ing of</w:t>
      </w:r>
      <w:r w:rsidR="007F7005" w:rsidRPr="1F7BBE4A">
        <w:rPr>
          <w:rFonts w:ascii="Times New Roman" w:hAnsi="Times New Roman" w:cs="Times New Roman"/>
          <w:sz w:val="24"/>
          <w:szCs w:val="24"/>
        </w:rPr>
        <w:t xml:space="preserve"> bee </w:t>
      </w:r>
      <w:r w:rsidR="005D3DD8" w:rsidRPr="1F7BBE4A">
        <w:rPr>
          <w:rFonts w:ascii="Times New Roman" w:hAnsi="Times New Roman" w:cs="Times New Roman"/>
          <w:sz w:val="24"/>
          <w:szCs w:val="24"/>
        </w:rPr>
        <w:t>and wildflower communities in</w:t>
      </w:r>
      <w:r w:rsidR="007F7005" w:rsidRPr="1F7BBE4A">
        <w:rPr>
          <w:rFonts w:ascii="Times New Roman" w:hAnsi="Times New Roman" w:cs="Times New Roman"/>
          <w:sz w:val="24"/>
          <w:szCs w:val="24"/>
        </w:rPr>
        <w:t xml:space="preserve"> </w:t>
      </w:r>
      <w:r w:rsidR="00A432ED" w:rsidRPr="1F7BBE4A">
        <w:rPr>
          <w:rFonts w:ascii="Times New Roman" w:hAnsi="Times New Roman" w:cs="Times New Roman"/>
          <w:sz w:val="24"/>
          <w:szCs w:val="24"/>
        </w:rPr>
        <w:t>natural habitats</w:t>
      </w:r>
      <w:r w:rsidR="004C5C60" w:rsidRPr="1F7BBE4A">
        <w:rPr>
          <w:rFonts w:ascii="Times New Roman" w:hAnsi="Times New Roman" w:cs="Times New Roman"/>
          <w:sz w:val="24"/>
          <w:szCs w:val="24"/>
        </w:rPr>
        <w:t xml:space="preserve"> </w:t>
      </w:r>
      <w:r w:rsidR="005D3DD8" w:rsidRPr="1F7BBE4A">
        <w:rPr>
          <w:rFonts w:ascii="Times New Roman" w:hAnsi="Times New Roman" w:cs="Times New Roman"/>
          <w:sz w:val="24"/>
          <w:szCs w:val="24"/>
        </w:rPr>
        <w:t>and canola fields of</w:t>
      </w:r>
      <w:r w:rsidR="004C5C60" w:rsidRPr="1F7BBE4A">
        <w:rPr>
          <w:rFonts w:ascii="Times New Roman" w:hAnsi="Times New Roman" w:cs="Times New Roman"/>
          <w:sz w:val="24"/>
          <w:szCs w:val="24"/>
        </w:rPr>
        <w:t xml:space="preserve"> the </w:t>
      </w:r>
      <w:r w:rsidR="000432D9" w:rsidRPr="1F7BBE4A">
        <w:rPr>
          <w:rFonts w:ascii="Times New Roman" w:hAnsi="Times New Roman" w:cs="Times New Roman"/>
          <w:sz w:val="24"/>
          <w:szCs w:val="24"/>
        </w:rPr>
        <w:t>historical Palouse Prairie region</w:t>
      </w:r>
      <w:r w:rsidR="004C5C60" w:rsidRPr="1F7BBE4A">
        <w:rPr>
          <w:rFonts w:ascii="Times New Roman" w:hAnsi="Times New Roman" w:cs="Times New Roman"/>
          <w:sz w:val="24"/>
          <w:szCs w:val="24"/>
        </w:rPr>
        <w:t xml:space="preserve"> </w:t>
      </w:r>
      <w:r w:rsidRPr="1F7BBE4A">
        <w:rPr>
          <w:rFonts w:ascii="Times New Roman" w:hAnsi="Times New Roman" w:cs="Times New Roman"/>
          <w:sz w:val="24"/>
          <w:szCs w:val="24"/>
        </w:rPr>
        <w:t>in</w:t>
      </w:r>
      <w:r w:rsidR="005D3DD8" w:rsidRPr="1F7BBE4A">
        <w:rPr>
          <w:rFonts w:ascii="Times New Roman" w:hAnsi="Times New Roman" w:cs="Times New Roman"/>
          <w:sz w:val="24"/>
          <w:szCs w:val="24"/>
        </w:rPr>
        <w:t xml:space="preserve"> e</w:t>
      </w:r>
      <w:r w:rsidR="004C5C60" w:rsidRPr="1F7BBE4A">
        <w:rPr>
          <w:rFonts w:ascii="Times New Roman" w:hAnsi="Times New Roman" w:cs="Times New Roman"/>
          <w:sz w:val="24"/>
          <w:szCs w:val="24"/>
        </w:rPr>
        <w:t>astern Washington</w:t>
      </w:r>
      <w:r w:rsidR="005D3DD8" w:rsidRPr="1F7BBE4A">
        <w:rPr>
          <w:rFonts w:ascii="Times New Roman" w:hAnsi="Times New Roman" w:cs="Times New Roman"/>
          <w:sz w:val="24"/>
          <w:szCs w:val="24"/>
        </w:rPr>
        <w:t>.</w:t>
      </w:r>
    </w:p>
    <w:p w14:paraId="53C00B8F" w14:textId="69C49E9C" w:rsidR="00C219C1" w:rsidRDefault="00C219C1" w:rsidP="00C219C1">
      <w:pPr>
        <w:spacing w:after="0" w:line="480" w:lineRule="auto"/>
        <w:rPr>
          <w:rFonts w:ascii="Times New Roman" w:hAnsi="Times New Roman" w:cs="Times New Roman"/>
          <w:sz w:val="24"/>
          <w:szCs w:val="24"/>
        </w:rPr>
      </w:pPr>
      <w:r>
        <w:rPr>
          <w:rFonts w:ascii="Times New Roman" w:hAnsi="Times New Roman" w:cs="Times New Roman"/>
          <w:sz w:val="24"/>
          <w:szCs w:val="24"/>
        </w:rPr>
        <w:t>3. A</w:t>
      </w:r>
      <w:r w:rsidR="00B64A06">
        <w:rPr>
          <w:rFonts w:ascii="Times New Roman" w:hAnsi="Times New Roman" w:cs="Times New Roman"/>
          <w:sz w:val="24"/>
          <w:szCs w:val="24"/>
        </w:rPr>
        <w:t xml:space="preserve">cross </w:t>
      </w:r>
      <w:r w:rsidR="009710C7">
        <w:rPr>
          <w:rFonts w:ascii="Times New Roman" w:hAnsi="Times New Roman" w:cs="Times New Roman"/>
          <w:sz w:val="24"/>
          <w:szCs w:val="24"/>
        </w:rPr>
        <w:t xml:space="preserve">the </w:t>
      </w:r>
      <w:r w:rsidR="00CE7201">
        <w:rPr>
          <w:rFonts w:ascii="Times New Roman" w:hAnsi="Times New Roman" w:cs="Times New Roman"/>
          <w:sz w:val="24"/>
          <w:szCs w:val="24"/>
        </w:rPr>
        <w:t xml:space="preserve">11 </w:t>
      </w:r>
      <w:r w:rsidR="009710C7">
        <w:rPr>
          <w:rFonts w:ascii="Times New Roman" w:hAnsi="Times New Roman" w:cs="Times New Roman"/>
          <w:sz w:val="24"/>
          <w:szCs w:val="24"/>
        </w:rPr>
        <w:t xml:space="preserve">most prevalent </w:t>
      </w:r>
      <w:r w:rsidR="00CE7201">
        <w:rPr>
          <w:rFonts w:ascii="Times New Roman" w:hAnsi="Times New Roman" w:cs="Times New Roman"/>
          <w:sz w:val="24"/>
          <w:szCs w:val="24"/>
        </w:rPr>
        <w:t xml:space="preserve">bee </w:t>
      </w:r>
      <w:r w:rsidR="009B1104">
        <w:rPr>
          <w:rFonts w:ascii="Times New Roman" w:hAnsi="Times New Roman" w:cs="Times New Roman"/>
          <w:sz w:val="24"/>
          <w:szCs w:val="24"/>
        </w:rPr>
        <w:t>gener</w:t>
      </w:r>
      <w:r w:rsidR="00BD0C42">
        <w:rPr>
          <w:rFonts w:ascii="Times New Roman" w:hAnsi="Times New Roman" w:cs="Times New Roman"/>
          <w:sz w:val="24"/>
          <w:szCs w:val="24"/>
        </w:rPr>
        <w:t>a</w:t>
      </w:r>
      <w:r w:rsidR="00EA6450">
        <w:rPr>
          <w:rFonts w:ascii="Times New Roman" w:hAnsi="Times New Roman" w:cs="Times New Roman"/>
          <w:sz w:val="24"/>
          <w:szCs w:val="24"/>
        </w:rPr>
        <w:t xml:space="preserve">, there was a non-uniform response to </w:t>
      </w:r>
      <w:r w:rsidR="00C55EE5">
        <w:rPr>
          <w:rFonts w:ascii="Times New Roman" w:hAnsi="Times New Roman" w:cs="Times New Roman"/>
          <w:sz w:val="24"/>
          <w:szCs w:val="24"/>
        </w:rPr>
        <w:t xml:space="preserve">proximity and proportion of canola in the landscape. </w:t>
      </w:r>
      <w:r>
        <w:rPr>
          <w:rFonts w:ascii="Times New Roman" w:hAnsi="Times New Roman" w:cs="Times New Roman"/>
          <w:sz w:val="24"/>
          <w:szCs w:val="24"/>
        </w:rPr>
        <w:t xml:space="preserve">The abundance of </w:t>
      </w:r>
      <w:r w:rsidR="009C7D42">
        <w:rPr>
          <w:rFonts w:ascii="Times New Roman" w:hAnsi="Times New Roman" w:cs="Times New Roman"/>
          <w:i/>
          <w:iCs/>
          <w:sz w:val="24"/>
          <w:szCs w:val="24"/>
        </w:rPr>
        <w:t xml:space="preserve">Andrena </w:t>
      </w:r>
      <w:r w:rsidR="009C7D42">
        <w:rPr>
          <w:rFonts w:ascii="Times New Roman" w:hAnsi="Times New Roman" w:cs="Times New Roman"/>
          <w:sz w:val="24"/>
          <w:szCs w:val="24"/>
        </w:rPr>
        <w:t xml:space="preserve">and </w:t>
      </w:r>
      <w:r w:rsidR="009C7D42">
        <w:rPr>
          <w:rFonts w:ascii="Times New Roman" w:hAnsi="Times New Roman" w:cs="Times New Roman"/>
          <w:i/>
          <w:iCs/>
          <w:sz w:val="24"/>
          <w:szCs w:val="24"/>
        </w:rPr>
        <w:t>Lasioglossum</w:t>
      </w:r>
      <w:r w:rsidR="009C7D42">
        <w:rPr>
          <w:rFonts w:ascii="Times New Roman" w:hAnsi="Times New Roman" w:cs="Times New Roman"/>
          <w:sz w:val="24"/>
          <w:szCs w:val="24"/>
        </w:rPr>
        <w:t xml:space="preserve"> declined with increasing canola saturation</w:t>
      </w:r>
      <w:ins w:id="4" w:author="Helmreich, Salena" w:date="2026-04-03T11:52:00Z" w16du:dateUtc="2026-04-03T09:52:00Z">
        <w:r w:rsidR="00131568">
          <w:rPr>
            <w:rFonts w:ascii="Times New Roman" w:hAnsi="Times New Roman" w:cs="Times New Roman"/>
            <w:sz w:val="24"/>
            <w:szCs w:val="24"/>
          </w:rPr>
          <w:t xml:space="preserve"> in the landscape</w:t>
        </w:r>
      </w:ins>
      <w:r w:rsidR="00C66CC4">
        <w:rPr>
          <w:rFonts w:ascii="Times New Roman" w:hAnsi="Times New Roman" w:cs="Times New Roman"/>
          <w:sz w:val="24"/>
          <w:szCs w:val="24"/>
        </w:rPr>
        <w:t xml:space="preserve">, </w:t>
      </w:r>
      <w:r>
        <w:rPr>
          <w:rFonts w:ascii="Times New Roman" w:hAnsi="Times New Roman" w:cs="Times New Roman"/>
          <w:sz w:val="24"/>
          <w:szCs w:val="24"/>
        </w:rPr>
        <w:t>but</w:t>
      </w:r>
      <w:r w:rsidR="00C66CC4">
        <w:rPr>
          <w:rFonts w:ascii="Times New Roman" w:hAnsi="Times New Roman" w:cs="Times New Roman"/>
          <w:sz w:val="24"/>
          <w:szCs w:val="24"/>
        </w:rPr>
        <w:t xml:space="preserve"> </w:t>
      </w:r>
      <w:proofErr w:type="spellStart"/>
      <w:r w:rsidR="009C7D42">
        <w:rPr>
          <w:rFonts w:ascii="Times New Roman" w:hAnsi="Times New Roman" w:cs="Times New Roman"/>
          <w:i/>
          <w:iCs/>
          <w:sz w:val="24"/>
          <w:szCs w:val="24"/>
        </w:rPr>
        <w:t>Ceratina</w:t>
      </w:r>
      <w:proofErr w:type="spellEnd"/>
      <w:r w:rsidR="009C7D42">
        <w:rPr>
          <w:rFonts w:ascii="Times New Roman" w:hAnsi="Times New Roman" w:cs="Times New Roman"/>
          <w:i/>
          <w:iCs/>
          <w:sz w:val="24"/>
          <w:szCs w:val="24"/>
        </w:rPr>
        <w:t xml:space="preserve">, Halictus, </w:t>
      </w:r>
      <w:r w:rsidR="009C7D42">
        <w:rPr>
          <w:rFonts w:ascii="Times New Roman" w:hAnsi="Times New Roman" w:cs="Times New Roman"/>
          <w:sz w:val="24"/>
          <w:szCs w:val="24"/>
        </w:rPr>
        <w:t xml:space="preserve">and </w:t>
      </w:r>
      <w:r w:rsidR="009C7D42">
        <w:rPr>
          <w:rFonts w:ascii="Times New Roman" w:hAnsi="Times New Roman" w:cs="Times New Roman"/>
          <w:i/>
          <w:iCs/>
          <w:sz w:val="24"/>
          <w:szCs w:val="24"/>
        </w:rPr>
        <w:t xml:space="preserve">Nomada </w:t>
      </w:r>
      <w:r w:rsidR="009C7D42">
        <w:rPr>
          <w:rFonts w:ascii="Times New Roman" w:hAnsi="Times New Roman" w:cs="Times New Roman"/>
          <w:sz w:val="24"/>
          <w:szCs w:val="24"/>
        </w:rPr>
        <w:t xml:space="preserve">increased in abundance with </w:t>
      </w:r>
      <w:r w:rsidR="00C66CC4">
        <w:rPr>
          <w:rFonts w:ascii="Times New Roman" w:hAnsi="Times New Roman" w:cs="Times New Roman"/>
          <w:sz w:val="24"/>
          <w:szCs w:val="24"/>
        </w:rPr>
        <w:t>increasing plant richness</w:t>
      </w:r>
      <w:r w:rsidR="00574A54">
        <w:rPr>
          <w:rFonts w:ascii="Times New Roman" w:hAnsi="Times New Roman" w:cs="Times New Roman"/>
          <w:sz w:val="24"/>
          <w:szCs w:val="24"/>
        </w:rPr>
        <w:t xml:space="preserve">. Notably, </w:t>
      </w:r>
      <w:r w:rsidR="00574A54">
        <w:rPr>
          <w:rFonts w:ascii="Times New Roman" w:hAnsi="Times New Roman" w:cs="Times New Roman"/>
          <w:i/>
          <w:iCs/>
          <w:sz w:val="24"/>
          <w:szCs w:val="24"/>
        </w:rPr>
        <w:t xml:space="preserve">Bombus, Osmia, </w:t>
      </w:r>
      <w:r w:rsidR="00574A54">
        <w:rPr>
          <w:rFonts w:ascii="Times New Roman" w:hAnsi="Times New Roman" w:cs="Times New Roman"/>
          <w:sz w:val="24"/>
          <w:szCs w:val="24"/>
        </w:rPr>
        <w:t xml:space="preserve">and </w:t>
      </w:r>
      <w:r w:rsidR="00574A54">
        <w:rPr>
          <w:rFonts w:ascii="Times New Roman" w:hAnsi="Times New Roman" w:cs="Times New Roman"/>
          <w:i/>
          <w:iCs/>
          <w:sz w:val="24"/>
          <w:szCs w:val="24"/>
        </w:rPr>
        <w:t>Nomada</w:t>
      </w:r>
      <w:r w:rsidR="00574A54">
        <w:rPr>
          <w:rFonts w:ascii="Times New Roman" w:hAnsi="Times New Roman" w:cs="Times New Roman"/>
          <w:sz w:val="24"/>
          <w:szCs w:val="24"/>
        </w:rPr>
        <w:t xml:space="preserve"> head widths decreased with increasing canola in the landscape. </w:t>
      </w:r>
    </w:p>
    <w:p w14:paraId="38D78F62" w14:textId="59AF76C9" w:rsidR="00C219C1" w:rsidRDefault="00C219C1" w:rsidP="00C219C1">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4. </w:t>
      </w:r>
      <w:r w:rsidR="00B9163E">
        <w:rPr>
          <w:rFonts w:ascii="Times New Roman" w:hAnsi="Times New Roman" w:cs="Times New Roman"/>
          <w:sz w:val="24"/>
          <w:szCs w:val="24"/>
        </w:rPr>
        <w:t xml:space="preserve">In the Palouse, </w:t>
      </w:r>
      <w:r>
        <w:rPr>
          <w:rFonts w:ascii="Times New Roman" w:hAnsi="Times New Roman" w:cs="Times New Roman"/>
          <w:sz w:val="24"/>
          <w:szCs w:val="24"/>
        </w:rPr>
        <w:t xml:space="preserve">effects of </w:t>
      </w:r>
      <w:ins w:id="5" w:author="Helmreich, Salena" w:date="2026-04-03T11:24:00Z" w16du:dateUtc="2026-04-03T09:24:00Z">
        <w:r w:rsidR="00E45946">
          <w:rPr>
            <w:rFonts w:ascii="Times New Roman" w:hAnsi="Times New Roman" w:cs="Times New Roman"/>
            <w:sz w:val="24"/>
            <w:szCs w:val="24"/>
          </w:rPr>
          <w:t>mass</w:t>
        </w:r>
      </w:ins>
      <w:del w:id="6" w:author="Helmreich, Salena" w:date="2026-04-03T11:24:00Z" w16du:dateUtc="2026-04-03T09:24:00Z">
        <w:r w:rsidDel="00E45946">
          <w:rPr>
            <w:rFonts w:ascii="Times New Roman" w:hAnsi="Times New Roman" w:cs="Times New Roman"/>
            <w:sz w:val="24"/>
            <w:szCs w:val="24"/>
          </w:rPr>
          <w:delText>pulsed</w:delText>
        </w:r>
      </w:del>
      <w:r>
        <w:rPr>
          <w:rFonts w:ascii="Times New Roman" w:hAnsi="Times New Roman" w:cs="Times New Roman"/>
          <w:sz w:val="24"/>
          <w:szCs w:val="24"/>
        </w:rPr>
        <w:t xml:space="preserve"> blooms on bee abundance and health metrics </w:t>
      </w:r>
      <w:r w:rsidR="00B9163E">
        <w:rPr>
          <w:rFonts w:ascii="Times New Roman" w:hAnsi="Times New Roman" w:cs="Times New Roman"/>
          <w:sz w:val="24"/>
          <w:szCs w:val="24"/>
        </w:rPr>
        <w:t>may be driven b</w:t>
      </w:r>
      <w:r w:rsidR="003C6B18">
        <w:rPr>
          <w:rFonts w:ascii="Times New Roman" w:hAnsi="Times New Roman" w:cs="Times New Roman"/>
          <w:sz w:val="24"/>
          <w:szCs w:val="24"/>
        </w:rPr>
        <w:t xml:space="preserve">y </w:t>
      </w:r>
      <w:r w:rsidR="00B57A90">
        <w:rPr>
          <w:rFonts w:ascii="Times New Roman" w:hAnsi="Times New Roman" w:cs="Times New Roman"/>
          <w:sz w:val="24"/>
          <w:szCs w:val="24"/>
        </w:rPr>
        <w:t>decreased floral diversity, increased pathogen and parasite exposure, or limited nesting opportunities</w:t>
      </w:r>
      <w:r w:rsidR="00F77489">
        <w:rPr>
          <w:rFonts w:ascii="Times New Roman" w:hAnsi="Times New Roman" w:cs="Times New Roman"/>
          <w:sz w:val="24"/>
          <w:szCs w:val="24"/>
        </w:rPr>
        <w:t xml:space="preserve"> – all which could be attributed to</w:t>
      </w:r>
      <w:r w:rsidR="00B57A90">
        <w:rPr>
          <w:rFonts w:ascii="Times New Roman" w:hAnsi="Times New Roman" w:cs="Times New Roman"/>
          <w:sz w:val="24"/>
          <w:szCs w:val="24"/>
        </w:rPr>
        <w:t xml:space="preserve"> </w:t>
      </w:r>
      <w:r w:rsidR="003C6B18">
        <w:rPr>
          <w:rFonts w:ascii="Times New Roman" w:hAnsi="Times New Roman" w:cs="Times New Roman"/>
          <w:sz w:val="24"/>
          <w:szCs w:val="24"/>
        </w:rPr>
        <w:t xml:space="preserve">the management of </w:t>
      </w:r>
      <w:r w:rsidR="00F77489">
        <w:rPr>
          <w:rFonts w:ascii="Times New Roman" w:hAnsi="Times New Roman" w:cs="Times New Roman"/>
          <w:sz w:val="24"/>
          <w:szCs w:val="24"/>
        </w:rPr>
        <w:t>large</w:t>
      </w:r>
      <w:r w:rsidR="00EF40AA">
        <w:rPr>
          <w:rFonts w:ascii="Times New Roman" w:hAnsi="Times New Roman" w:cs="Times New Roman"/>
          <w:sz w:val="24"/>
          <w:szCs w:val="24"/>
        </w:rPr>
        <w:t xml:space="preserve"> monoculture</w:t>
      </w:r>
      <w:r>
        <w:rPr>
          <w:rFonts w:ascii="Times New Roman" w:hAnsi="Times New Roman" w:cs="Times New Roman"/>
          <w:sz w:val="24"/>
          <w:szCs w:val="24"/>
        </w:rPr>
        <w:t>s</w:t>
      </w:r>
      <w:r w:rsidR="00EF40AA">
        <w:rPr>
          <w:rFonts w:ascii="Times New Roman" w:hAnsi="Times New Roman" w:cs="Times New Roman"/>
          <w:sz w:val="24"/>
          <w:szCs w:val="24"/>
        </w:rPr>
        <w:t xml:space="preserve">. </w:t>
      </w:r>
    </w:p>
    <w:p w14:paraId="27496C6C" w14:textId="314041EB" w:rsidR="00C219C1" w:rsidRDefault="00C219C1" w:rsidP="00C219C1">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5. Our study </w:t>
      </w:r>
      <w:r w:rsidR="00EF40AA">
        <w:rPr>
          <w:rFonts w:ascii="Times New Roman" w:hAnsi="Times New Roman" w:cs="Times New Roman"/>
          <w:sz w:val="24"/>
          <w:szCs w:val="24"/>
        </w:rPr>
        <w:t>suggest</w:t>
      </w:r>
      <w:ins w:id="7" w:author="Helmreich, Salena" w:date="2026-04-03T11:52:00Z" w16du:dateUtc="2026-04-03T09:52:00Z">
        <w:r w:rsidR="00131568">
          <w:rPr>
            <w:rFonts w:ascii="Times New Roman" w:hAnsi="Times New Roman" w:cs="Times New Roman"/>
            <w:sz w:val="24"/>
            <w:szCs w:val="24"/>
          </w:rPr>
          <w:t>s</w:t>
        </w:r>
      </w:ins>
      <w:r w:rsidR="00EF40AA">
        <w:rPr>
          <w:rFonts w:ascii="Times New Roman" w:hAnsi="Times New Roman" w:cs="Times New Roman"/>
          <w:sz w:val="24"/>
          <w:szCs w:val="24"/>
        </w:rPr>
        <w:t xml:space="preserve"> that solitary bees with limited foraging ranges depend more on local habitat quality rather than landscape-level patterns.</w:t>
      </w:r>
      <w:r>
        <w:rPr>
          <w:rFonts w:ascii="Times New Roman" w:hAnsi="Times New Roman" w:cs="Times New Roman"/>
          <w:sz w:val="24"/>
          <w:szCs w:val="24"/>
        </w:rPr>
        <w:t xml:space="preserve"> In contrast, generalists with larger foraging ranges are more affected by the quality of foraging at broader spatial scales.</w:t>
      </w:r>
    </w:p>
    <w:p w14:paraId="58F8A765" w14:textId="77777777" w:rsidR="00C219C1" w:rsidRDefault="00C219C1" w:rsidP="00C219C1">
      <w:pPr>
        <w:spacing w:after="0" w:line="480" w:lineRule="auto"/>
        <w:rPr>
          <w:rFonts w:ascii="Times New Roman" w:hAnsi="Times New Roman" w:cs="Times New Roman"/>
          <w:sz w:val="24"/>
          <w:szCs w:val="24"/>
        </w:rPr>
      </w:pPr>
    </w:p>
    <w:p w14:paraId="456DDEF4" w14:textId="3D66CBA8" w:rsidR="00217A7C" w:rsidRPr="00C219C1" w:rsidRDefault="00C219C1" w:rsidP="00C219C1">
      <w:pPr>
        <w:spacing w:after="0" w:line="480" w:lineRule="auto"/>
        <w:rPr>
          <w:rFonts w:ascii="Times New Roman" w:hAnsi="Times New Roman" w:cs="Times New Roman"/>
          <w:b/>
          <w:bCs/>
          <w:sz w:val="24"/>
          <w:szCs w:val="24"/>
        </w:rPr>
      </w:pPr>
      <w:r w:rsidRPr="00C219C1">
        <w:rPr>
          <w:rFonts w:ascii="Times New Roman" w:hAnsi="Times New Roman" w:cs="Times New Roman"/>
          <w:b/>
          <w:bCs/>
          <w:sz w:val="24"/>
          <w:szCs w:val="24"/>
        </w:rPr>
        <w:t xml:space="preserve">Keywords: </w:t>
      </w:r>
      <w:r w:rsidRPr="00C219C1">
        <w:rPr>
          <w:rFonts w:ascii="Times New Roman" w:hAnsi="Times New Roman" w:cs="Times New Roman"/>
          <w:sz w:val="24"/>
          <w:szCs w:val="24"/>
        </w:rPr>
        <w:t xml:space="preserve">canola, floral resources, </w:t>
      </w:r>
      <w:r>
        <w:rPr>
          <w:rFonts w:ascii="Times New Roman" w:hAnsi="Times New Roman" w:cs="Times New Roman"/>
          <w:sz w:val="24"/>
          <w:szCs w:val="24"/>
        </w:rPr>
        <w:t>landscape context, native bees, plant-pollinator interactions</w:t>
      </w:r>
      <w:r w:rsidR="00217A7C" w:rsidRPr="00C219C1">
        <w:rPr>
          <w:rFonts w:ascii="Times New Roman" w:hAnsi="Times New Roman" w:cs="Times New Roman"/>
          <w:b/>
          <w:bCs/>
          <w:sz w:val="24"/>
          <w:szCs w:val="24"/>
        </w:rPr>
        <w:br w:type="page"/>
      </w:r>
    </w:p>
    <w:p w14:paraId="428DF431" w14:textId="75901078" w:rsidR="00937C4B" w:rsidRPr="00A80D94" w:rsidRDefault="00D52036" w:rsidP="00937C4B">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1 | </w:t>
      </w:r>
      <w:r w:rsidR="00937C4B" w:rsidRPr="00A80D94">
        <w:rPr>
          <w:rFonts w:ascii="Times New Roman" w:hAnsi="Times New Roman" w:cs="Times New Roman"/>
          <w:b/>
          <w:bCs/>
          <w:sz w:val="24"/>
          <w:szCs w:val="24"/>
        </w:rPr>
        <w:t xml:space="preserve">INTRODUCTION </w:t>
      </w:r>
    </w:p>
    <w:p w14:paraId="1A582A0C" w14:textId="1E840730" w:rsidR="00DC17E5" w:rsidRPr="00DC17E5" w:rsidRDefault="004F2E00" w:rsidP="00C219C1">
      <w:pPr>
        <w:spacing w:after="0" w:line="480" w:lineRule="auto"/>
        <w:rPr>
          <w:rFonts w:ascii="Times New Roman" w:hAnsi="Times New Roman" w:cs="Times New Roman"/>
          <w:color w:val="0D0D0D" w:themeColor="text1" w:themeTint="F2"/>
          <w:sz w:val="24"/>
          <w:szCs w:val="24"/>
        </w:rPr>
      </w:pPr>
      <w:bookmarkStart w:id="8" w:name="_Hlk171693070"/>
      <w:commentRangeStart w:id="9"/>
      <w:commentRangeStart w:id="10"/>
      <w:r w:rsidRPr="7D28D366">
        <w:rPr>
          <w:rFonts w:ascii="Times New Roman" w:hAnsi="Times New Roman" w:cs="Times New Roman"/>
          <w:sz w:val="24"/>
          <w:szCs w:val="24"/>
        </w:rPr>
        <w:t xml:space="preserve">In </w:t>
      </w:r>
      <w:r w:rsidR="00347F97">
        <w:rPr>
          <w:rFonts w:ascii="Times New Roman" w:hAnsi="Times New Roman" w:cs="Times New Roman"/>
          <w:sz w:val="24"/>
          <w:szCs w:val="24"/>
        </w:rPr>
        <w:t xml:space="preserve">agricultural regions </w:t>
      </w:r>
      <w:r w:rsidR="004D7057">
        <w:rPr>
          <w:rFonts w:ascii="Times New Roman" w:hAnsi="Times New Roman" w:cs="Times New Roman"/>
          <w:sz w:val="24"/>
          <w:szCs w:val="24"/>
        </w:rPr>
        <w:t xml:space="preserve">that have been modified and have </w:t>
      </w:r>
      <w:r w:rsidR="00347F97">
        <w:rPr>
          <w:rFonts w:ascii="Times New Roman" w:hAnsi="Times New Roman" w:cs="Times New Roman"/>
          <w:sz w:val="24"/>
          <w:szCs w:val="24"/>
        </w:rPr>
        <w:t>limit</w:t>
      </w:r>
      <w:r w:rsidR="004D7057">
        <w:rPr>
          <w:rFonts w:ascii="Times New Roman" w:hAnsi="Times New Roman" w:cs="Times New Roman"/>
          <w:sz w:val="24"/>
          <w:szCs w:val="24"/>
        </w:rPr>
        <w:t>ed</w:t>
      </w:r>
      <w:r w:rsidR="00347F97">
        <w:rPr>
          <w:rFonts w:ascii="Times New Roman" w:hAnsi="Times New Roman" w:cs="Times New Roman"/>
          <w:sz w:val="24"/>
          <w:szCs w:val="24"/>
        </w:rPr>
        <w:t xml:space="preserve"> </w:t>
      </w:r>
      <w:r w:rsidR="00554CBA" w:rsidRPr="7D28D366">
        <w:rPr>
          <w:rFonts w:ascii="Times New Roman" w:hAnsi="Times New Roman" w:cs="Times New Roman"/>
          <w:sz w:val="24"/>
          <w:szCs w:val="24"/>
        </w:rPr>
        <w:t xml:space="preserve">natural pollinator habitat, </w:t>
      </w:r>
      <w:r w:rsidR="00347F97">
        <w:rPr>
          <w:rFonts w:ascii="Times New Roman" w:hAnsi="Times New Roman" w:cs="Times New Roman"/>
          <w:sz w:val="24"/>
          <w:szCs w:val="24"/>
        </w:rPr>
        <w:t xml:space="preserve">crops </w:t>
      </w:r>
      <w:commentRangeStart w:id="11"/>
      <w:del w:id="12" w:author="Helmreich, Salena" w:date="2026-04-03T11:24:00Z" w16du:dateUtc="2026-04-03T09:24:00Z">
        <w:r w:rsidR="00347F97" w:rsidDel="00E45946">
          <w:rPr>
            <w:rFonts w:ascii="Times New Roman" w:hAnsi="Times New Roman" w:cs="Times New Roman"/>
            <w:sz w:val="24"/>
            <w:szCs w:val="24"/>
          </w:rPr>
          <w:delText>providin</w:delText>
        </w:r>
      </w:del>
      <w:ins w:id="13" w:author="Helmreich, Salena" w:date="2026-04-03T11:24:00Z" w16du:dateUtc="2026-04-03T09:24:00Z">
        <w:r w:rsidR="00E45946">
          <w:rPr>
            <w:rFonts w:ascii="Times New Roman" w:hAnsi="Times New Roman" w:cs="Times New Roman"/>
            <w:sz w:val="24"/>
            <w:szCs w:val="24"/>
          </w:rPr>
          <w:t xml:space="preserve">providing </w:t>
        </w:r>
      </w:ins>
      <w:del w:id="14" w:author="Helmreich, Salena" w:date="2026-04-03T11:24:00Z" w16du:dateUtc="2026-04-03T09:24:00Z">
        <w:r w:rsidR="00347F97" w:rsidDel="00E45946">
          <w:rPr>
            <w:rFonts w:ascii="Times New Roman" w:hAnsi="Times New Roman" w:cs="Times New Roman"/>
            <w:sz w:val="24"/>
            <w:szCs w:val="24"/>
          </w:rPr>
          <w:delText xml:space="preserve">g </w:delText>
        </w:r>
        <w:r w:rsidR="00554CBA" w:rsidRPr="7D28D366" w:rsidDel="00E45946">
          <w:rPr>
            <w:rFonts w:ascii="Times New Roman" w:hAnsi="Times New Roman" w:cs="Times New Roman"/>
            <w:sz w:val="24"/>
            <w:szCs w:val="24"/>
          </w:rPr>
          <w:delText>p</w:delText>
        </w:r>
        <w:r w:rsidRPr="7D28D366" w:rsidDel="00E45946">
          <w:rPr>
            <w:rFonts w:ascii="Times New Roman" w:hAnsi="Times New Roman" w:cs="Times New Roman"/>
            <w:sz w:val="24"/>
            <w:szCs w:val="24"/>
          </w:rPr>
          <w:delText>ulse</w:delText>
        </w:r>
      </w:del>
      <w:ins w:id="15" w:author="Helmreich, Salena" w:date="2026-04-03T11:24:00Z" w16du:dateUtc="2026-04-03T09:24:00Z">
        <w:r w:rsidR="00E45946">
          <w:rPr>
            <w:rFonts w:ascii="Times New Roman" w:hAnsi="Times New Roman" w:cs="Times New Roman"/>
            <w:sz w:val="24"/>
            <w:szCs w:val="24"/>
          </w:rPr>
          <w:t>mass-blooming</w:t>
        </w:r>
      </w:ins>
      <w:del w:id="16" w:author="Helmreich, Salena" w:date="2026-04-03T11:24:00Z" w16du:dateUtc="2026-04-03T09:24:00Z">
        <w:r w:rsidRPr="7D28D366" w:rsidDel="00E45946">
          <w:rPr>
            <w:rFonts w:ascii="Times New Roman" w:hAnsi="Times New Roman" w:cs="Times New Roman"/>
            <w:sz w:val="24"/>
            <w:szCs w:val="24"/>
          </w:rPr>
          <w:delText>d</w:delText>
        </w:r>
      </w:del>
      <w:r w:rsidRPr="7D28D366">
        <w:rPr>
          <w:rFonts w:ascii="Times New Roman" w:hAnsi="Times New Roman" w:cs="Times New Roman"/>
          <w:sz w:val="24"/>
          <w:szCs w:val="24"/>
        </w:rPr>
        <w:t xml:space="preserve"> </w:t>
      </w:r>
      <w:commentRangeEnd w:id="11"/>
      <w:r w:rsidR="00D95399" w:rsidRPr="7D28D366">
        <w:rPr>
          <w:rStyle w:val="CommentReference"/>
          <w:rFonts w:ascii="Times New Roman" w:hAnsi="Times New Roman" w:cs="Times New Roman"/>
          <w:sz w:val="24"/>
          <w:szCs w:val="24"/>
        </w:rPr>
        <w:commentReference w:id="11"/>
      </w:r>
      <w:r w:rsidRPr="7D28D366">
        <w:rPr>
          <w:rFonts w:ascii="Times New Roman" w:hAnsi="Times New Roman" w:cs="Times New Roman"/>
          <w:sz w:val="24"/>
          <w:szCs w:val="24"/>
        </w:rPr>
        <w:t xml:space="preserve">floral resources </w:t>
      </w:r>
      <w:r w:rsidR="45A9622E" w:rsidRPr="7D28D366">
        <w:rPr>
          <w:rFonts w:ascii="Times New Roman" w:hAnsi="Times New Roman" w:cs="Times New Roman"/>
          <w:sz w:val="24"/>
          <w:szCs w:val="24"/>
        </w:rPr>
        <w:t>such as</w:t>
      </w:r>
      <w:r w:rsidRPr="7D28D366">
        <w:rPr>
          <w:rFonts w:ascii="Times New Roman" w:hAnsi="Times New Roman" w:cs="Times New Roman"/>
          <w:sz w:val="24"/>
          <w:szCs w:val="24"/>
        </w:rPr>
        <w:t xml:space="preserve"> canola offer abundant </w:t>
      </w:r>
      <w:r w:rsidR="00347F97">
        <w:rPr>
          <w:rFonts w:ascii="Times New Roman" w:hAnsi="Times New Roman" w:cs="Times New Roman"/>
          <w:sz w:val="24"/>
          <w:szCs w:val="24"/>
        </w:rPr>
        <w:t xml:space="preserve">but short-term </w:t>
      </w:r>
      <w:r w:rsidRPr="7D28D366">
        <w:rPr>
          <w:rFonts w:ascii="Times New Roman" w:hAnsi="Times New Roman" w:cs="Times New Roman"/>
          <w:sz w:val="24"/>
          <w:szCs w:val="24"/>
        </w:rPr>
        <w:t xml:space="preserve">forage resources in otherwise </w:t>
      </w:r>
      <w:ins w:id="17" w:author="Helmreich, Salena" w:date="2026-04-03T11:36:00Z" w16du:dateUtc="2026-04-03T09:36:00Z">
        <w:r w:rsidR="001D4301">
          <w:rPr>
            <w:rFonts w:ascii="Times New Roman" w:hAnsi="Times New Roman" w:cs="Times New Roman"/>
            <w:sz w:val="24"/>
            <w:szCs w:val="24"/>
          </w:rPr>
          <w:t xml:space="preserve">resource </w:t>
        </w:r>
      </w:ins>
      <w:r w:rsidRPr="7D28D366">
        <w:rPr>
          <w:rFonts w:ascii="Times New Roman" w:hAnsi="Times New Roman" w:cs="Times New Roman"/>
          <w:sz w:val="24"/>
          <w:szCs w:val="24"/>
        </w:rPr>
        <w:t>scarce landscape</w:t>
      </w:r>
      <w:r w:rsidR="00347F97">
        <w:rPr>
          <w:rFonts w:ascii="Times New Roman" w:hAnsi="Times New Roman" w:cs="Times New Roman"/>
          <w:sz w:val="24"/>
          <w:szCs w:val="24"/>
        </w:rPr>
        <w:t>s</w:t>
      </w:r>
      <w:r w:rsidR="00C1677B" w:rsidRPr="7D28D366">
        <w:rPr>
          <w:rFonts w:ascii="Times New Roman" w:hAnsi="Times New Roman" w:cs="Times New Roman"/>
          <w:sz w:val="24"/>
          <w:szCs w:val="24"/>
        </w:rPr>
        <w:t xml:space="preserve"> </w:t>
      </w:r>
      <w:r w:rsidR="00C1677B" w:rsidRPr="7D28D366">
        <w:rPr>
          <w:rFonts w:ascii="Times New Roman" w:hAnsi="Times New Roman" w:cs="Times New Roman"/>
          <w:noProof/>
          <w:sz w:val="24"/>
          <w:szCs w:val="24"/>
        </w:rPr>
        <w:t>(</w:t>
      </w:r>
      <w:r w:rsidR="007329CB">
        <w:rPr>
          <w:rFonts w:ascii="Times New Roman" w:hAnsi="Times New Roman" w:cs="Times New Roman"/>
          <w:noProof/>
          <w:sz w:val="24"/>
          <w:szCs w:val="24"/>
        </w:rPr>
        <w:t xml:space="preserve">Holzschuh et al., 2013; </w:t>
      </w:r>
      <w:r w:rsidR="00347F97">
        <w:rPr>
          <w:rFonts w:ascii="Times New Roman" w:hAnsi="Times New Roman" w:cs="Times New Roman"/>
          <w:noProof/>
          <w:sz w:val="24"/>
          <w:szCs w:val="24"/>
        </w:rPr>
        <w:t>Westphal et al.</w:t>
      </w:r>
      <w:r w:rsidR="004D7057">
        <w:rPr>
          <w:rFonts w:ascii="Times New Roman" w:hAnsi="Times New Roman" w:cs="Times New Roman"/>
          <w:noProof/>
          <w:sz w:val="24"/>
          <w:szCs w:val="24"/>
        </w:rPr>
        <w:t>,</w:t>
      </w:r>
      <w:r w:rsidR="00347F97">
        <w:rPr>
          <w:rFonts w:ascii="Times New Roman" w:hAnsi="Times New Roman" w:cs="Times New Roman"/>
          <w:noProof/>
          <w:sz w:val="24"/>
          <w:szCs w:val="24"/>
        </w:rPr>
        <w:t xml:space="preserve"> 200</w:t>
      </w:r>
      <w:r w:rsidR="00EA2AD5">
        <w:rPr>
          <w:rFonts w:ascii="Times New Roman" w:hAnsi="Times New Roman" w:cs="Times New Roman"/>
          <w:noProof/>
          <w:sz w:val="24"/>
          <w:szCs w:val="24"/>
        </w:rPr>
        <w:t>9</w:t>
      </w:r>
      <w:r w:rsidR="00C1677B" w:rsidRPr="7D28D366">
        <w:rPr>
          <w:rFonts w:ascii="Times New Roman" w:hAnsi="Times New Roman" w:cs="Times New Roman"/>
          <w:noProof/>
          <w:sz w:val="24"/>
          <w:szCs w:val="24"/>
        </w:rPr>
        <w:t>)</w:t>
      </w:r>
      <w:r w:rsidR="00C1677B" w:rsidRPr="7D28D366">
        <w:rPr>
          <w:rFonts w:ascii="Times New Roman" w:hAnsi="Times New Roman" w:cs="Times New Roman"/>
          <w:sz w:val="24"/>
          <w:szCs w:val="24"/>
        </w:rPr>
        <w:t xml:space="preserve">. </w:t>
      </w:r>
      <w:r w:rsidR="00FE500D" w:rsidRPr="7D28D366">
        <w:rPr>
          <w:rFonts w:ascii="Times New Roman" w:hAnsi="Times New Roman" w:cs="Times New Roman"/>
          <w:sz w:val="24"/>
          <w:szCs w:val="24"/>
        </w:rPr>
        <w:t xml:space="preserve">Crops that provide mass flowering </w:t>
      </w:r>
      <w:r w:rsidR="00347F97">
        <w:rPr>
          <w:rFonts w:ascii="Times New Roman" w:hAnsi="Times New Roman" w:cs="Times New Roman"/>
          <w:sz w:val="24"/>
          <w:szCs w:val="24"/>
        </w:rPr>
        <w:t xml:space="preserve">pulses </w:t>
      </w:r>
      <w:r w:rsidR="00011AF5">
        <w:rPr>
          <w:rFonts w:ascii="Times New Roman" w:hAnsi="Times New Roman" w:cs="Times New Roman"/>
          <w:sz w:val="24"/>
          <w:szCs w:val="24"/>
        </w:rPr>
        <w:t xml:space="preserve">also </w:t>
      </w:r>
      <w:r w:rsidR="00347F97">
        <w:rPr>
          <w:rFonts w:ascii="Times New Roman" w:hAnsi="Times New Roman" w:cs="Times New Roman"/>
          <w:sz w:val="24"/>
          <w:szCs w:val="24"/>
        </w:rPr>
        <w:t>mediate</w:t>
      </w:r>
      <w:r w:rsidR="00FE500D" w:rsidRPr="7D28D366">
        <w:rPr>
          <w:rFonts w:ascii="Times New Roman" w:hAnsi="Times New Roman" w:cs="Times New Roman"/>
          <w:sz w:val="24"/>
          <w:szCs w:val="24"/>
        </w:rPr>
        <w:t xml:space="preserve"> ecological alterations in agricultural habitats, specifically </w:t>
      </w:r>
      <w:r w:rsidR="00347F97">
        <w:rPr>
          <w:rFonts w:ascii="Times New Roman" w:hAnsi="Times New Roman" w:cs="Times New Roman"/>
          <w:sz w:val="24"/>
          <w:szCs w:val="24"/>
        </w:rPr>
        <w:t xml:space="preserve">in crop fields </w:t>
      </w:r>
      <w:r w:rsidR="00FE500D" w:rsidRPr="7D28D366">
        <w:rPr>
          <w:rFonts w:ascii="Times New Roman" w:hAnsi="Times New Roman" w:cs="Times New Roman"/>
          <w:sz w:val="24"/>
          <w:szCs w:val="24"/>
        </w:rPr>
        <w:t>that border natural spaces</w:t>
      </w:r>
      <w:r w:rsidR="005F1266" w:rsidRPr="7D28D366">
        <w:rPr>
          <w:rFonts w:ascii="Times New Roman" w:hAnsi="Times New Roman" w:cs="Times New Roman"/>
          <w:sz w:val="24"/>
          <w:szCs w:val="24"/>
        </w:rPr>
        <w:t xml:space="preserve"> </w:t>
      </w:r>
      <w:r w:rsidR="009C2EA8" w:rsidRPr="7D28D366">
        <w:rPr>
          <w:rFonts w:ascii="Times New Roman" w:hAnsi="Times New Roman" w:cs="Times New Roman"/>
          <w:noProof/>
          <w:sz w:val="24"/>
          <w:szCs w:val="24"/>
        </w:rPr>
        <w:t>(</w:t>
      </w:r>
      <w:r w:rsidR="007329CB">
        <w:rPr>
          <w:rFonts w:ascii="Times New Roman" w:hAnsi="Times New Roman" w:cs="Times New Roman"/>
          <w:noProof/>
          <w:sz w:val="24"/>
          <w:szCs w:val="24"/>
        </w:rPr>
        <w:t xml:space="preserve">Gardner et al., 2021; </w:t>
      </w:r>
      <w:r w:rsidR="00347F97">
        <w:rPr>
          <w:rFonts w:ascii="Times New Roman" w:hAnsi="Times New Roman" w:cs="Times New Roman"/>
          <w:noProof/>
          <w:sz w:val="24"/>
          <w:szCs w:val="24"/>
        </w:rPr>
        <w:t>Holzshuh et al.</w:t>
      </w:r>
      <w:r w:rsidR="004D7057">
        <w:rPr>
          <w:rFonts w:ascii="Times New Roman" w:hAnsi="Times New Roman" w:cs="Times New Roman"/>
          <w:noProof/>
          <w:sz w:val="24"/>
          <w:szCs w:val="24"/>
        </w:rPr>
        <w:t>,</w:t>
      </w:r>
      <w:r w:rsidR="00347F97">
        <w:rPr>
          <w:rFonts w:ascii="Times New Roman" w:hAnsi="Times New Roman" w:cs="Times New Roman"/>
          <w:noProof/>
          <w:sz w:val="24"/>
          <w:szCs w:val="24"/>
        </w:rPr>
        <w:t xml:space="preserve"> 2013</w:t>
      </w:r>
      <w:r w:rsidR="009C2EA8" w:rsidRPr="7D28D366">
        <w:rPr>
          <w:rFonts w:ascii="Times New Roman" w:hAnsi="Times New Roman" w:cs="Times New Roman"/>
          <w:noProof/>
          <w:sz w:val="24"/>
          <w:szCs w:val="24"/>
        </w:rPr>
        <w:t>)</w:t>
      </w:r>
      <w:r w:rsidR="009C2EA8" w:rsidRPr="7D28D366">
        <w:rPr>
          <w:rFonts w:ascii="Times New Roman" w:hAnsi="Times New Roman" w:cs="Times New Roman"/>
          <w:sz w:val="24"/>
          <w:szCs w:val="24"/>
        </w:rPr>
        <w:t xml:space="preserve">. </w:t>
      </w:r>
      <w:r w:rsidR="00011AF5">
        <w:rPr>
          <w:rFonts w:ascii="Times New Roman" w:hAnsi="Times New Roman" w:cs="Times New Roman"/>
          <w:sz w:val="24"/>
          <w:szCs w:val="24"/>
        </w:rPr>
        <w:t xml:space="preserve">However, as </w:t>
      </w:r>
      <w:r w:rsidR="00347F97">
        <w:rPr>
          <w:rFonts w:ascii="Times New Roman" w:hAnsi="Times New Roman" w:cs="Times New Roman"/>
          <w:sz w:val="24"/>
          <w:szCs w:val="24"/>
        </w:rPr>
        <w:t>monocultures of crop fields bloom for only short windows of time</w:t>
      </w:r>
      <w:r w:rsidR="00A43B92">
        <w:rPr>
          <w:rFonts w:ascii="Times New Roman" w:hAnsi="Times New Roman" w:cs="Times New Roman"/>
          <w:sz w:val="24"/>
          <w:szCs w:val="24"/>
        </w:rPr>
        <w:t xml:space="preserve"> </w:t>
      </w:r>
      <w:ins w:id="18" w:author="Helmreich, Salena" w:date="2026-04-03T15:21:00Z" w16du:dateUtc="2026-04-03T13:21:00Z">
        <w:r w:rsidR="00E641F1">
          <w:rPr>
            <w:rFonts w:ascii="Times New Roman" w:hAnsi="Times New Roman" w:cs="Times New Roman"/>
            <w:sz w:val="24"/>
            <w:szCs w:val="24"/>
          </w:rPr>
          <w:t>(2-4 weeks</w:t>
        </w:r>
      </w:ins>
      <w:del w:id="19" w:author="Helmreich, Salena" w:date="2026-04-03T15:21:00Z" w16du:dateUtc="2026-04-03T13:21:00Z">
        <w:r w:rsidR="00A43B92" w:rsidDel="00E641F1">
          <w:rPr>
            <w:rFonts w:ascii="Times New Roman" w:hAnsi="Times New Roman" w:cs="Times New Roman"/>
            <w:sz w:val="24"/>
            <w:szCs w:val="24"/>
          </w:rPr>
          <w:delText>(</w:delText>
        </w:r>
        <w:r w:rsidR="004D285C" w:rsidDel="00E641F1">
          <w:rPr>
            <w:rFonts w:ascii="Times New Roman" w:hAnsi="Times New Roman" w:cs="Times New Roman"/>
            <w:sz w:val="24"/>
            <w:szCs w:val="24"/>
          </w:rPr>
          <w:delText>2-4 weeks</w:delText>
        </w:r>
      </w:del>
      <w:r w:rsidR="004D285C">
        <w:rPr>
          <w:rFonts w:ascii="Times New Roman" w:hAnsi="Times New Roman" w:cs="Times New Roman"/>
          <w:sz w:val="24"/>
          <w:szCs w:val="24"/>
        </w:rPr>
        <w:t>)</w:t>
      </w:r>
      <w:r w:rsidR="00347F97">
        <w:rPr>
          <w:rFonts w:ascii="Times New Roman" w:hAnsi="Times New Roman" w:cs="Times New Roman"/>
          <w:sz w:val="24"/>
          <w:szCs w:val="24"/>
        </w:rPr>
        <w:t xml:space="preserve"> that rarely span the </w:t>
      </w:r>
      <w:r w:rsidR="004064FE" w:rsidRPr="00F8107C">
        <w:rPr>
          <w:rFonts w:ascii="Times New Roman" w:hAnsi="Times New Roman" w:cs="Times New Roman"/>
          <w:color w:val="0D0D0D" w:themeColor="text1" w:themeTint="F2"/>
          <w:sz w:val="24"/>
          <w:szCs w:val="24"/>
        </w:rPr>
        <w:t xml:space="preserve">entire active period of </w:t>
      </w:r>
      <w:ins w:id="20" w:author="Helmreich, Salena" w:date="2026-04-03T15:22:00Z" w16du:dateUtc="2026-04-03T13:22:00Z">
        <w:r w:rsidR="00436D45">
          <w:rPr>
            <w:rFonts w:ascii="Times New Roman" w:hAnsi="Times New Roman" w:cs="Times New Roman"/>
            <w:color w:val="0D0D0D" w:themeColor="text1" w:themeTint="F2"/>
            <w:sz w:val="24"/>
            <w:szCs w:val="24"/>
          </w:rPr>
          <w:t xml:space="preserve">all </w:t>
        </w:r>
      </w:ins>
      <w:r w:rsidR="00011AF5">
        <w:rPr>
          <w:rFonts w:ascii="Times New Roman" w:hAnsi="Times New Roman" w:cs="Times New Roman"/>
          <w:color w:val="0D0D0D" w:themeColor="text1" w:themeTint="F2"/>
          <w:sz w:val="24"/>
          <w:szCs w:val="24"/>
        </w:rPr>
        <w:t>wild</w:t>
      </w:r>
      <w:r w:rsidR="00347F97">
        <w:rPr>
          <w:rFonts w:ascii="Times New Roman" w:hAnsi="Times New Roman" w:cs="Times New Roman"/>
          <w:color w:val="0D0D0D" w:themeColor="text1" w:themeTint="F2"/>
          <w:sz w:val="24"/>
          <w:szCs w:val="24"/>
        </w:rPr>
        <w:t xml:space="preserve"> </w:t>
      </w:r>
      <w:r w:rsidR="004064FE" w:rsidRPr="00F8107C">
        <w:rPr>
          <w:rFonts w:ascii="Times New Roman" w:hAnsi="Times New Roman" w:cs="Times New Roman"/>
          <w:color w:val="0D0D0D" w:themeColor="text1" w:themeTint="F2"/>
          <w:sz w:val="24"/>
          <w:szCs w:val="24"/>
        </w:rPr>
        <w:t>bees</w:t>
      </w:r>
      <w:r w:rsidR="00E641F1">
        <w:rPr>
          <w:rFonts w:ascii="Times New Roman" w:hAnsi="Times New Roman" w:cs="Times New Roman"/>
          <w:color w:val="0D0D0D" w:themeColor="text1" w:themeTint="F2"/>
          <w:sz w:val="24"/>
          <w:szCs w:val="24"/>
        </w:rPr>
        <w:t xml:space="preserve"> </w:t>
      </w:r>
      <w:ins w:id="21" w:author="Helmreich, Salena" w:date="2026-04-03T15:22:00Z" w16du:dateUtc="2026-04-03T13:22:00Z">
        <w:r w:rsidR="00436D45">
          <w:rPr>
            <w:rFonts w:ascii="Times New Roman" w:hAnsi="Times New Roman" w:cs="Times New Roman"/>
            <w:color w:val="0D0D0D" w:themeColor="text1" w:themeTint="F2"/>
            <w:sz w:val="24"/>
            <w:szCs w:val="24"/>
          </w:rPr>
          <w:t>in a particular region (spring through autumn)</w:t>
        </w:r>
      </w:ins>
      <w:r w:rsidR="004064FE" w:rsidRPr="00F8107C">
        <w:rPr>
          <w:rFonts w:ascii="Times New Roman" w:hAnsi="Times New Roman" w:cs="Times New Roman"/>
          <w:color w:val="0D0D0D" w:themeColor="text1" w:themeTint="F2"/>
          <w:sz w:val="24"/>
          <w:szCs w:val="24"/>
        </w:rPr>
        <w:t xml:space="preserve">, resource variability </w:t>
      </w:r>
      <w:r w:rsidR="00011AF5">
        <w:rPr>
          <w:rFonts w:ascii="Times New Roman" w:hAnsi="Times New Roman" w:cs="Times New Roman"/>
          <w:color w:val="0D0D0D" w:themeColor="text1" w:themeTint="F2"/>
          <w:sz w:val="24"/>
          <w:szCs w:val="24"/>
        </w:rPr>
        <w:t xml:space="preserve">exists both </w:t>
      </w:r>
      <w:r w:rsidR="004064FE" w:rsidRPr="00F8107C">
        <w:rPr>
          <w:rFonts w:ascii="Times New Roman" w:hAnsi="Times New Roman" w:cs="Times New Roman"/>
          <w:color w:val="0D0D0D" w:themeColor="text1" w:themeTint="F2"/>
          <w:sz w:val="24"/>
          <w:szCs w:val="24"/>
        </w:rPr>
        <w:t>within season</w:t>
      </w:r>
      <w:r w:rsidR="00011AF5">
        <w:rPr>
          <w:rFonts w:ascii="Times New Roman" w:hAnsi="Times New Roman" w:cs="Times New Roman"/>
          <w:color w:val="0D0D0D" w:themeColor="text1" w:themeTint="F2"/>
          <w:sz w:val="24"/>
          <w:szCs w:val="24"/>
        </w:rPr>
        <w:t xml:space="preserve">s and across </w:t>
      </w:r>
      <w:r w:rsidR="00347F97">
        <w:rPr>
          <w:rFonts w:ascii="Times New Roman" w:hAnsi="Times New Roman" w:cs="Times New Roman"/>
          <w:color w:val="0D0D0D" w:themeColor="text1" w:themeTint="F2"/>
          <w:sz w:val="24"/>
          <w:szCs w:val="24"/>
        </w:rPr>
        <w:t xml:space="preserve">landscapes </w:t>
      </w:r>
      <w:r w:rsidR="00CE1B15" w:rsidRPr="00F8107C">
        <w:rPr>
          <w:rFonts w:ascii="Times New Roman" w:hAnsi="Times New Roman" w:cs="Times New Roman"/>
          <w:noProof/>
          <w:color w:val="0D0D0D" w:themeColor="text1" w:themeTint="F2"/>
          <w:sz w:val="24"/>
          <w:szCs w:val="24"/>
        </w:rPr>
        <w:t>(</w:t>
      </w:r>
      <w:r w:rsidR="007329CB" w:rsidRPr="00F8107C">
        <w:rPr>
          <w:rFonts w:ascii="Times New Roman" w:hAnsi="Times New Roman" w:cs="Times New Roman"/>
          <w:noProof/>
          <w:color w:val="0D0D0D" w:themeColor="text1" w:themeTint="F2"/>
          <w:sz w:val="24"/>
          <w:szCs w:val="24"/>
        </w:rPr>
        <w:t>Gardner et al.</w:t>
      </w:r>
      <w:r w:rsidR="007329CB">
        <w:rPr>
          <w:rFonts w:ascii="Times New Roman" w:hAnsi="Times New Roman" w:cs="Times New Roman"/>
          <w:noProof/>
          <w:color w:val="0D0D0D" w:themeColor="text1" w:themeTint="F2"/>
          <w:sz w:val="24"/>
          <w:szCs w:val="24"/>
        </w:rPr>
        <w:t>,</w:t>
      </w:r>
      <w:r w:rsidR="007329CB" w:rsidRPr="00F8107C">
        <w:rPr>
          <w:rFonts w:ascii="Times New Roman" w:hAnsi="Times New Roman" w:cs="Times New Roman"/>
          <w:noProof/>
          <w:color w:val="0D0D0D" w:themeColor="text1" w:themeTint="F2"/>
          <w:sz w:val="24"/>
          <w:szCs w:val="24"/>
        </w:rPr>
        <w:t xml:space="preserve"> 2021</w:t>
      </w:r>
      <w:r w:rsidR="007329CB">
        <w:rPr>
          <w:rFonts w:ascii="Times New Roman" w:hAnsi="Times New Roman" w:cs="Times New Roman"/>
          <w:noProof/>
          <w:color w:val="0D0D0D" w:themeColor="text1" w:themeTint="F2"/>
          <w:sz w:val="24"/>
          <w:szCs w:val="24"/>
        </w:rPr>
        <w:t xml:space="preserve">; </w:t>
      </w:r>
      <w:r w:rsidR="00CE1B15" w:rsidRPr="00F8107C">
        <w:rPr>
          <w:rFonts w:ascii="Times New Roman" w:hAnsi="Times New Roman" w:cs="Times New Roman"/>
          <w:noProof/>
          <w:color w:val="0D0D0D" w:themeColor="text1" w:themeTint="F2"/>
          <w:sz w:val="24"/>
          <w:szCs w:val="24"/>
        </w:rPr>
        <w:t>Riedinger et al.</w:t>
      </w:r>
      <w:r w:rsidR="004D7057">
        <w:rPr>
          <w:rFonts w:ascii="Times New Roman" w:hAnsi="Times New Roman" w:cs="Times New Roman"/>
          <w:noProof/>
          <w:color w:val="0D0D0D" w:themeColor="text1" w:themeTint="F2"/>
          <w:sz w:val="24"/>
          <w:szCs w:val="24"/>
        </w:rPr>
        <w:t>,</w:t>
      </w:r>
      <w:r w:rsidR="00CE1B15" w:rsidRPr="00F8107C">
        <w:rPr>
          <w:rFonts w:ascii="Times New Roman" w:hAnsi="Times New Roman" w:cs="Times New Roman"/>
          <w:noProof/>
          <w:color w:val="0D0D0D" w:themeColor="text1" w:themeTint="F2"/>
          <w:sz w:val="24"/>
          <w:szCs w:val="24"/>
        </w:rPr>
        <w:t xml:space="preserve"> 2015</w:t>
      </w:r>
      <w:r w:rsidR="004D7057">
        <w:rPr>
          <w:rFonts w:ascii="Times New Roman" w:hAnsi="Times New Roman" w:cs="Times New Roman"/>
          <w:noProof/>
          <w:color w:val="0D0D0D" w:themeColor="text1" w:themeTint="F2"/>
          <w:sz w:val="24"/>
          <w:szCs w:val="24"/>
        </w:rPr>
        <w:t>;</w:t>
      </w:r>
      <w:r w:rsidR="007329CB">
        <w:rPr>
          <w:rFonts w:ascii="Times New Roman" w:hAnsi="Times New Roman" w:cs="Times New Roman"/>
          <w:noProof/>
          <w:color w:val="0D0D0D" w:themeColor="text1" w:themeTint="F2"/>
          <w:sz w:val="24"/>
          <w:szCs w:val="24"/>
        </w:rPr>
        <w:t xml:space="preserve"> </w:t>
      </w:r>
      <w:r w:rsidR="007329CB" w:rsidRPr="00F8107C">
        <w:rPr>
          <w:rFonts w:ascii="Times New Roman" w:hAnsi="Times New Roman" w:cs="Times New Roman"/>
          <w:noProof/>
          <w:color w:val="0D0D0D" w:themeColor="text1" w:themeTint="F2"/>
          <w:sz w:val="24"/>
          <w:szCs w:val="24"/>
        </w:rPr>
        <w:t>Westphal et al.</w:t>
      </w:r>
      <w:r w:rsidR="007329CB">
        <w:rPr>
          <w:rFonts w:ascii="Times New Roman" w:hAnsi="Times New Roman" w:cs="Times New Roman"/>
          <w:noProof/>
          <w:color w:val="0D0D0D" w:themeColor="text1" w:themeTint="F2"/>
          <w:sz w:val="24"/>
          <w:szCs w:val="24"/>
        </w:rPr>
        <w:t>,</w:t>
      </w:r>
      <w:r w:rsidR="007329CB" w:rsidRPr="00F8107C">
        <w:rPr>
          <w:rFonts w:ascii="Times New Roman" w:hAnsi="Times New Roman" w:cs="Times New Roman"/>
          <w:noProof/>
          <w:color w:val="0D0D0D" w:themeColor="text1" w:themeTint="F2"/>
          <w:sz w:val="24"/>
          <w:szCs w:val="24"/>
        </w:rPr>
        <w:t xml:space="preserve"> 2009</w:t>
      </w:r>
      <w:r w:rsidR="00CE1B15" w:rsidRPr="00F8107C">
        <w:rPr>
          <w:rFonts w:ascii="Times New Roman" w:hAnsi="Times New Roman" w:cs="Times New Roman"/>
          <w:noProof/>
          <w:color w:val="0D0D0D" w:themeColor="text1" w:themeTint="F2"/>
          <w:sz w:val="24"/>
          <w:szCs w:val="24"/>
        </w:rPr>
        <w:t>)</w:t>
      </w:r>
      <w:r w:rsidR="00172C03" w:rsidRPr="7D28D366">
        <w:rPr>
          <w:rFonts w:ascii="Times New Roman" w:hAnsi="Times New Roman" w:cs="Times New Roman"/>
          <w:color w:val="0D0D0D" w:themeColor="text1" w:themeTint="F2"/>
          <w:sz w:val="24"/>
          <w:szCs w:val="24"/>
        </w:rPr>
        <w:t>.</w:t>
      </w:r>
      <w:r w:rsidR="004064FE" w:rsidRPr="7D28D366">
        <w:rPr>
          <w:rFonts w:ascii="Times New Roman" w:hAnsi="Times New Roman" w:cs="Times New Roman"/>
          <w:color w:val="0D0D0D" w:themeColor="text1" w:themeTint="F2"/>
          <w:sz w:val="24"/>
          <w:szCs w:val="24"/>
        </w:rPr>
        <w:t xml:space="preserve"> </w:t>
      </w:r>
      <w:r w:rsidR="00EC00F5">
        <w:rPr>
          <w:rFonts w:ascii="Times New Roman" w:hAnsi="Times New Roman" w:cs="Times New Roman"/>
          <w:color w:val="0D0D0D" w:themeColor="text1" w:themeTint="F2"/>
          <w:sz w:val="24"/>
          <w:szCs w:val="24"/>
        </w:rPr>
        <w:t>A</w:t>
      </w:r>
      <w:r w:rsidR="004064FE" w:rsidRPr="7D28D366">
        <w:rPr>
          <w:rFonts w:ascii="Times New Roman" w:hAnsi="Times New Roman" w:cs="Times New Roman"/>
          <w:color w:val="0D0D0D" w:themeColor="text1" w:themeTint="F2"/>
          <w:sz w:val="24"/>
          <w:szCs w:val="24"/>
        </w:rPr>
        <w:t>gricultur</w:t>
      </w:r>
      <w:r w:rsidR="004D7057">
        <w:rPr>
          <w:rFonts w:ascii="Times New Roman" w:hAnsi="Times New Roman" w:cs="Times New Roman"/>
          <w:color w:val="0D0D0D" w:themeColor="text1" w:themeTint="F2"/>
          <w:sz w:val="24"/>
          <w:szCs w:val="24"/>
        </w:rPr>
        <w:t>e</w:t>
      </w:r>
      <w:r w:rsidR="004064FE" w:rsidRPr="7D28D366">
        <w:rPr>
          <w:rFonts w:ascii="Times New Roman" w:hAnsi="Times New Roman" w:cs="Times New Roman"/>
          <w:color w:val="0D0D0D" w:themeColor="text1" w:themeTint="F2"/>
          <w:sz w:val="24"/>
          <w:szCs w:val="24"/>
        </w:rPr>
        <w:t xml:space="preserve"> </w:t>
      </w:r>
      <w:r w:rsidR="006A6417">
        <w:rPr>
          <w:rFonts w:ascii="Times New Roman" w:hAnsi="Times New Roman" w:cs="Times New Roman"/>
          <w:color w:val="0D0D0D" w:themeColor="text1" w:themeTint="F2"/>
          <w:sz w:val="24"/>
          <w:szCs w:val="24"/>
        </w:rPr>
        <w:t xml:space="preserve">can </w:t>
      </w:r>
      <w:r w:rsidR="004064FE" w:rsidRPr="7D28D366">
        <w:rPr>
          <w:rFonts w:ascii="Times New Roman" w:hAnsi="Times New Roman" w:cs="Times New Roman"/>
          <w:color w:val="0D0D0D" w:themeColor="text1" w:themeTint="F2"/>
          <w:sz w:val="24"/>
          <w:szCs w:val="24"/>
        </w:rPr>
        <w:t>impact wild bee communities</w:t>
      </w:r>
      <w:r w:rsidR="00EC00F5">
        <w:rPr>
          <w:rFonts w:ascii="Times New Roman" w:hAnsi="Times New Roman" w:cs="Times New Roman"/>
          <w:color w:val="0D0D0D" w:themeColor="text1" w:themeTint="F2"/>
          <w:sz w:val="24"/>
          <w:szCs w:val="24"/>
        </w:rPr>
        <w:t xml:space="preserve"> by </w:t>
      </w:r>
      <w:r w:rsidR="004064FE" w:rsidRPr="7D28D366">
        <w:rPr>
          <w:rFonts w:ascii="Times New Roman" w:hAnsi="Times New Roman" w:cs="Times New Roman"/>
          <w:color w:val="0D0D0D" w:themeColor="text1" w:themeTint="F2"/>
          <w:sz w:val="24"/>
          <w:szCs w:val="24"/>
        </w:rPr>
        <w:t xml:space="preserve">replacing native ecosystems and shifting the temporal windows </w:t>
      </w:r>
      <w:r w:rsidR="004D7057">
        <w:rPr>
          <w:rFonts w:ascii="Times New Roman" w:hAnsi="Times New Roman" w:cs="Times New Roman"/>
          <w:color w:val="0D0D0D" w:themeColor="text1" w:themeTint="F2"/>
          <w:sz w:val="24"/>
          <w:szCs w:val="24"/>
        </w:rPr>
        <w:t>when</w:t>
      </w:r>
      <w:r w:rsidR="004064FE" w:rsidRPr="7D28D366">
        <w:rPr>
          <w:rFonts w:ascii="Times New Roman" w:hAnsi="Times New Roman" w:cs="Times New Roman"/>
          <w:color w:val="0D0D0D" w:themeColor="text1" w:themeTint="F2"/>
          <w:sz w:val="24"/>
          <w:szCs w:val="24"/>
        </w:rPr>
        <w:t xml:space="preserve"> floral resources are available</w:t>
      </w:r>
      <w:r w:rsidR="00EC00F5">
        <w:rPr>
          <w:rFonts w:ascii="Times New Roman" w:hAnsi="Times New Roman" w:cs="Times New Roman"/>
          <w:color w:val="0D0D0D" w:themeColor="text1" w:themeTint="F2"/>
          <w:sz w:val="24"/>
          <w:szCs w:val="24"/>
        </w:rPr>
        <w:t xml:space="preserve">, </w:t>
      </w:r>
      <w:r w:rsidR="006A6417">
        <w:rPr>
          <w:rFonts w:ascii="Times New Roman" w:hAnsi="Times New Roman" w:cs="Times New Roman"/>
          <w:color w:val="0D0D0D" w:themeColor="text1" w:themeTint="F2"/>
          <w:sz w:val="24"/>
          <w:szCs w:val="24"/>
        </w:rPr>
        <w:t>affecting the</w:t>
      </w:r>
      <w:r w:rsidR="004064FE" w:rsidRPr="7D28D366">
        <w:rPr>
          <w:rFonts w:ascii="Times New Roman" w:hAnsi="Times New Roman" w:cs="Times New Roman"/>
          <w:color w:val="0D0D0D" w:themeColor="text1" w:themeTint="F2"/>
          <w:sz w:val="24"/>
          <w:szCs w:val="24"/>
        </w:rPr>
        <w:t xml:space="preserve"> stability of pollinator communities</w:t>
      </w:r>
      <w:ins w:id="22" w:author="Helmreich, Salena" w:date="2026-04-16T15:48:00Z" w16du:dateUtc="2026-04-16T13:48:00Z">
        <w:r w:rsidR="00C27624">
          <w:rPr>
            <w:rFonts w:ascii="Times New Roman" w:hAnsi="Times New Roman" w:cs="Times New Roman"/>
            <w:color w:val="0D0D0D" w:themeColor="text1" w:themeTint="F2"/>
            <w:sz w:val="24"/>
            <w:szCs w:val="24"/>
          </w:rPr>
          <w:t xml:space="preserve"> </w:t>
        </w:r>
      </w:ins>
      <w:r w:rsidR="00474D74">
        <w:rPr>
          <w:rFonts w:ascii="Times New Roman" w:hAnsi="Times New Roman" w:cs="Times New Roman"/>
          <w:noProof/>
          <w:color w:val="0D0D0D" w:themeColor="text1" w:themeTint="F2"/>
          <w:sz w:val="24"/>
          <w:szCs w:val="24"/>
        </w:rPr>
        <w:t>(Lau et al. 2023)</w:t>
      </w:r>
      <w:r w:rsidR="004064FE" w:rsidRPr="7D28D366">
        <w:rPr>
          <w:rFonts w:ascii="Times New Roman" w:hAnsi="Times New Roman" w:cs="Times New Roman"/>
          <w:color w:val="0D0D0D" w:themeColor="text1" w:themeTint="F2"/>
          <w:sz w:val="24"/>
          <w:szCs w:val="24"/>
        </w:rPr>
        <w:t>.</w:t>
      </w:r>
      <w:r w:rsidR="00011AF5">
        <w:rPr>
          <w:rFonts w:ascii="Times New Roman" w:hAnsi="Times New Roman" w:cs="Times New Roman"/>
          <w:color w:val="0D0D0D" w:themeColor="text1" w:themeTint="F2"/>
          <w:sz w:val="24"/>
          <w:szCs w:val="24"/>
        </w:rPr>
        <w:t xml:space="preserve"> However, whether pulsed </w:t>
      </w:r>
      <w:ins w:id="23" w:author="Helmreich, Salena" w:date="2026-04-03T15:23:00Z" w16du:dateUtc="2026-04-03T13:23:00Z">
        <w:r w:rsidR="001C7554">
          <w:rPr>
            <w:rFonts w:ascii="Times New Roman" w:hAnsi="Times New Roman" w:cs="Times New Roman"/>
            <w:color w:val="0D0D0D" w:themeColor="text1" w:themeTint="F2"/>
            <w:sz w:val="24"/>
            <w:szCs w:val="24"/>
          </w:rPr>
          <w:t xml:space="preserve">floral </w:t>
        </w:r>
      </w:ins>
      <w:r w:rsidR="00011AF5">
        <w:rPr>
          <w:rFonts w:ascii="Times New Roman" w:hAnsi="Times New Roman" w:cs="Times New Roman"/>
          <w:color w:val="0D0D0D" w:themeColor="text1" w:themeTint="F2"/>
          <w:sz w:val="24"/>
          <w:szCs w:val="24"/>
        </w:rPr>
        <w:t xml:space="preserve">resources affect individual bee health </w:t>
      </w:r>
      <w:ins w:id="24" w:author="Helmreich, Salena" w:date="2026-04-03T15:23:00Z" w16du:dateUtc="2026-04-03T13:23:00Z">
        <w:r w:rsidR="001C7554">
          <w:rPr>
            <w:rFonts w:ascii="Times New Roman" w:hAnsi="Times New Roman" w:cs="Times New Roman"/>
            <w:color w:val="0D0D0D" w:themeColor="text1" w:themeTint="F2"/>
            <w:sz w:val="24"/>
            <w:szCs w:val="24"/>
          </w:rPr>
          <w:t>are</w:t>
        </w:r>
      </w:ins>
      <w:del w:id="25" w:author="Helmreich, Salena" w:date="2026-04-03T15:23:00Z" w16du:dateUtc="2026-04-03T13:23:00Z">
        <w:r w:rsidR="00011AF5" w:rsidDel="001C7554">
          <w:rPr>
            <w:rFonts w:ascii="Times New Roman" w:hAnsi="Times New Roman" w:cs="Times New Roman"/>
            <w:color w:val="0D0D0D" w:themeColor="text1" w:themeTint="F2"/>
            <w:sz w:val="24"/>
            <w:szCs w:val="24"/>
          </w:rPr>
          <w:delText>is</w:delText>
        </w:r>
      </w:del>
      <w:r w:rsidR="00011AF5">
        <w:rPr>
          <w:rFonts w:ascii="Times New Roman" w:hAnsi="Times New Roman" w:cs="Times New Roman"/>
          <w:color w:val="0D0D0D" w:themeColor="text1" w:themeTint="F2"/>
          <w:sz w:val="24"/>
          <w:szCs w:val="24"/>
        </w:rPr>
        <w:t xml:space="preserve"> less well studied</w:t>
      </w:r>
      <w:commentRangeEnd w:id="9"/>
      <w:r w:rsidR="008D6A42">
        <w:rPr>
          <w:rStyle w:val="CommentReference"/>
          <w:rFonts w:ascii="Times New Roman" w:hAnsi="Times New Roman" w:cs="Times New Roman"/>
          <w:color w:val="0D0D0D" w:themeColor="text1" w:themeTint="F2"/>
          <w:sz w:val="24"/>
          <w:szCs w:val="24"/>
        </w:rPr>
        <w:commentReference w:id="9"/>
      </w:r>
      <w:commentRangeEnd w:id="10"/>
      <w:r w:rsidR="00AD3D97">
        <w:rPr>
          <w:rStyle w:val="CommentReference"/>
          <w:rFonts w:ascii="Times New Roman" w:hAnsi="Times New Roman" w:cs="Times New Roman"/>
          <w:color w:val="0D0D0D" w:themeColor="text1" w:themeTint="F2"/>
          <w:sz w:val="24"/>
          <w:szCs w:val="24"/>
        </w:rPr>
        <w:commentReference w:id="10"/>
      </w:r>
      <w:r w:rsidR="00011AF5">
        <w:rPr>
          <w:rFonts w:ascii="Times New Roman" w:hAnsi="Times New Roman" w:cs="Times New Roman"/>
          <w:color w:val="0D0D0D" w:themeColor="text1" w:themeTint="F2"/>
          <w:sz w:val="24"/>
          <w:szCs w:val="24"/>
        </w:rPr>
        <w:t>.</w:t>
      </w:r>
    </w:p>
    <w:p w14:paraId="65095793" w14:textId="4578ABBB" w:rsidR="00376DED" w:rsidRDefault="001C7554" w:rsidP="00376DED">
      <w:pPr>
        <w:spacing w:after="0" w:line="480" w:lineRule="auto"/>
        <w:ind w:firstLine="540"/>
        <w:rPr>
          <w:rFonts w:ascii="Times New Roman" w:hAnsi="Times New Roman" w:cs="Times New Roman"/>
          <w:sz w:val="24"/>
          <w:szCs w:val="24"/>
        </w:rPr>
      </w:pPr>
      <w:ins w:id="27" w:author="Helmreich, Salena" w:date="2026-04-03T15:23:00Z" w16du:dateUtc="2026-04-03T13:23:00Z">
        <w:r>
          <w:rPr>
            <w:rFonts w:ascii="Times New Roman" w:hAnsi="Times New Roman" w:cs="Times New Roman"/>
            <w:color w:val="0D0D0D" w:themeColor="text1" w:themeTint="F2"/>
            <w:sz w:val="24"/>
            <w:szCs w:val="24"/>
          </w:rPr>
          <w:t>F</w:t>
        </w:r>
      </w:ins>
      <w:del w:id="28" w:author="Helmreich, Salena" w:date="2026-04-03T15:23:00Z" w16du:dateUtc="2026-04-03T13:23:00Z">
        <w:r w:rsidR="004064FE" w:rsidDel="001C7554">
          <w:rPr>
            <w:rFonts w:ascii="Times New Roman" w:hAnsi="Times New Roman" w:cs="Times New Roman"/>
            <w:color w:val="0D0D0D" w:themeColor="text1" w:themeTint="F2"/>
            <w:sz w:val="24"/>
            <w:szCs w:val="24"/>
          </w:rPr>
          <w:delText>One f</w:delText>
        </w:r>
      </w:del>
      <w:r w:rsidR="004064FE">
        <w:rPr>
          <w:rFonts w:ascii="Times New Roman" w:hAnsi="Times New Roman" w:cs="Times New Roman"/>
          <w:color w:val="0D0D0D" w:themeColor="text1" w:themeTint="F2"/>
          <w:sz w:val="24"/>
          <w:szCs w:val="24"/>
        </w:rPr>
        <w:t>actor</w:t>
      </w:r>
      <w:ins w:id="29" w:author="Helmreich, Salena" w:date="2026-04-03T15:23:00Z" w16du:dateUtc="2026-04-03T13:23:00Z">
        <w:r>
          <w:rPr>
            <w:rFonts w:ascii="Times New Roman" w:hAnsi="Times New Roman" w:cs="Times New Roman"/>
            <w:color w:val="0D0D0D" w:themeColor="text1" w:themeTint="F2"/>
            <w:sz w:val="24"/>
            <w:szCs w:val="24"/>
          </w:rPr>
          <w:t>s</w:t>
        </w:r>
      </w:ins>
      <w:r w:rsidR="004064FE">
        <w:rPr>
          <w:rFonts w:ascii="Times New Roman" w:hAnsi="Times New Roman" w:cs="Times New Roman"/>
          <w:color w:val="0D0D0D" w:themeColor="text1" w:themeTint="F2"/>
          <w:sz w:val="24"/>
          <w:szCs w:val="24"/>
        </w:rPr>
        <w:t xml:space="preserve"> that may mitigate the impact of a </w:t>
      </w:r>
      <w:del w:id="30" w:author="Helmreich, Salena" w:date="2026-04-03T11:24:00Z" w16du:dateUtc="2026-04-03T09:24:00Z">
        <w:r w:rsidR="004064FE" w:rsidDel="005F19E2">
          <w:rPr>
            <w:rFonts w:ascii="Times New Roman" w:hAnsi="Times New Roman" w:cs="Times New Roman"/>
            <w:color w:val="0D0D0D" w:themeColor="text1" w:themeTint="F2"/>
            <w:sz w:val="24"/>
            <w:szCs w:val="24"/>
          </w:rPr>
          <w:delText>pulse</w:delText>
        </w:r>
        <w:r w:rsidR="00011AF5" w:rsidDel="005F19E2">
          <w:rPr>
            <w:rFonts w:ascii="Times New Roman" w:hAnsi="Times New Roman" w:cs="Times New Roman"/>
            <w:color w:val="0D0D0D" w:themeColor="text1" w:themeTint="F2"/>
            <w:sz w:val="24"/>
            <w:szCs w:val="24"/>
          </w:rPr>
          <w:delText xml:space="preserve"> </w:delText>
        </w:r>
      </w:del>
      <w:ins w:id="31" w:author="Helmreich, Salena" w:date="2026-04-03T11:24:00Z" w16du:dateUtc="2026-04-03T09:24:00Z">
        <w:r w:rsidR="005F19E2">
          <w:rPr>
            <w:rFonts w:ascii="Times New Roman" w:hAnsi="Times New Roman" w:cs="Times New Roman"/>
            <w:color w:val="0D0D0D" w:themeColor="text1" w:themeTint="F2"/>
            <w:sz w:val="24"/>
            <w:szCs w:val="24"/>
          </w:rPr>
          <w:t xml:space="preserve">mass </w:t>
        </w:r>
      </w:ins>
      <w:r w:rsidR="004064FE">
        <w:rPr>
          <w:rFonts w:ascii="Times New Roman" w:hAnsi="Times New Roman" w:cs="Times New Roman"/>
          <w:color w:val="0D0D0D" w:themeColor="text1" w:themeTint="F2"/>
          <w:sz w:val="24"/>
          <w:szCs w:val="24"/>
        </w:rPr>
        <w:t xml:space="preserve">bloom event on </w:t>
      </w:r>
      <w:r w:rsidR="004D7057">
        <w:rPr>
          <w:rFonts w:ascii="Times New Roman" w:hAnsi="Times New Roman" w:cs="Times New Roman"/>
          <w:color w:val="0D0D0D" w:themeColor="text1" w:themeTint="F2"/>
          <w:sz w:val="24"/>
          <w:szCs w:val="24"/>
        </w:rPr>
        <w:t xml:space="preserve">health of individual bees </w:t>
      </w:r>
      <w:proofErr w:type="gramStart"/>
      <w:ins w:id="32" w:author="Helmreich, Salena" w:date="2026-04-03T15:23:00Z" w16du:dateUtc="2026-04-03T13:23:00Z">
        <w:r>
          <w:rPr>
            <w:rFonts w:ascii="Times New Roman" w:hAnsi="Times New Roman" w:cs="Times New Roman"/>
            <w:color w:val="0D0D0D" w:themeColor="text1" w:themeTint="F2"/>
            <w:sz w:val="24"/>
            <w:szCs w:val="24"/>
          </w:rPr>
          <w:t>are</w:t>
        </w:r>
      </w:ins>
      <w:proofErr w:type="gramEnd"/>
      <w:del w:id="33" w:author="Helmreich, Salena" w:date="2026-04-03T15:23:00Z" w16du:dateUtc="2026-04-03T13:23:00Z">
        <w:r w:rsidR="004064FE" w:rsidDel="001C7554">
          <w:rPr>
            <w:rFonts w:ascii="Times New Roman" w:hAnsi="Times New Roman" w:cs="Times New Roman"/>
            <w:color w:val="0D0D0D" w:themeColor="text1" w:themeTint="F2"/>
            <w:sz w:val="24"/>
            <w:szCs w:val="24"/>
          </w:rPr>
          <w:delText>is</w:delText>
        </w:r>
      </w:del>
      <w:r w:rsidR="004064FE">
        <w:rPr>
          <w:rFonts w:ascii="Times New Roman" w:hAnsi="Times New Roman" w:cs="Times New Roman"/>
          <w:color w:val="0D0D0D" w:themeColor="text1" w:themeTint="F2"/>
          <w:sz w:val="24"/>
          <w:szCs w:val="24"/>
        </w:rPr>
        <w:t xml:space="preserve"> the </w:t>
      </w:r>
      <w:r w:rsidR="004064FE" w:rsidRPr="00F8107C">
        <w:rPr>
          <w:rFonts w:ascii="Times New Roman" w:hAnsi="Times New Roman" w:cs="Times New Roman"/>
          <w:color w:val="0D0D0D" w:themeColor="text1" w:themeTint="F2"/>
          <w:sz w:val="24"/>
          <w:szCs w:val="24"/>
        </w:rPr>
        <w:t>size of local natural areas and their proximity to the bloom</w:t>
      </w:r>
      <w:r w:rsidR="004064FE">
        <w:rPr>
          <w:rFonts w:ascii="Times New Roman" w:hAnsi="Times New Roman" w:cs="Times New Roman"/>
          <w:color w:val="0D0D0D" w:themeColor="text1" w:themeTint="F2"/>
          <w:sz w:val="24"/>
          <w:szCs w:val="24"/>
        </w:rPr>
        <w:t xml:space="preserve">. Studies on landscape-level effects on bee communities have </w:t>
      </w:r>
      <w:r w:rsidR="004D7057">
        <w:rPr>
          <w:rFonts w:ascii="Times New Roman" w:hAnsi="Times New Roman" w:cs="Times New Roman"/>
          <w:color w:val="0D0D0D" w:themeColor="text1" w:themeTint="F2"/>
          <w:sz w:val="24"/>
          <w:szCs w:val="24"/>
        </w:rPr>
        <w:t xml:space="preserve">largely </w:t>
      </w:r>
      <w:r w:rsidR="004064FE">
        <w:rPr>
          <w:rFonts w:ascii="Times New Roman" w:hAnsi="Times New Roman" w:cs="Times New Roman"/>
          <w:color w:val="0D0D0D" w:themeColor="text1" w:themeTint="F2"/>
          <w:sz w:val="24"/>
          <w:szCs w:val="24"/>
        </w:rPr>
        <w:t xml:space="preserve">focused on the </w:t>
      </w:r>
      <w:r w:rsidR="004D7057">
        <w:rPr>
          <w:rFonts w:ascii="Times New Roman" w:hAnsi="Times New Roman" w:cs="Times New Roman"/>
          <w:color w:val="0D0D0D" w:themeColor="text1" w:themeTint="F2"/>
          <w:sz w:val="24"/>
          <w:szCs w:val="24"/>
        </w:rPr>
        <w:t xml:space="preserve">role </w:t>
      </w:r>
      <w:r w:rsidR="004064FE">
        <w:rPr>
          <w:rFonts w:ascii="Times New Roman" w:hAnsi="Times New Roman" w:cs="Times New Roman"/>
          <w:color w:val="0D0D0D" w:themeColor="text1" w:themeTint="F2"/>
          <w:sz w:val="24"/>
          <w:szCs w:val="24"/>
        </w:rPr>
        <w:t>of natural habitat surrounding crops</w:t>
      </w:r>
      <w:r w:rsidR="00011AF5">
        <w:rPr>
          <w:rFonts w:ascii="Times New Roman" w:hAnsi="Times New Roman" w:cs="Times New Roman"/>
          <w:color w:val="0D0D0D" w:themeColor="text1" w:themeTint="F2"/>
          <w:sz w:val="24"/>
          <w:szCs w:val="24"/>
        </w:rPr>
        <w:t xml:space="preserve">, as </w:t>
      </w:r>
      <w:r w:rsidR="004064FE">
        <w:rPr>
          <w:rFonts w:ascii="Times New Roman" w:hAnsi="Times New Roman" w:cs="Times New Roman"/>
          <w:color w:val="0D0D0D" w:themeColor="text1" w:themeTint="F2"/>
          <w:sz w:val="24"/>
          <w:szCs w:val="24"/>
        </w:rPr>
        <w:t xml:space="preserve">these natural areas provide floral resources and nesting sites that improve pollinator </w:t>
      </w:r>
      <w:r w:rsidR="00011AF5">
        <w:rPr>
          <w:rFonts w:ascii="Times New Roman" w:hAnsi="Times New Roman" w:cs="Times New Roman"/>
          <w:color w:val="0D0D0D" w:themeColor="text1" w:themeTint="F2"/>
          <w:sz w:val="24"/>
          <w:szCs w:val="24"/>
        </w:rPr>
        <w:t xml:space="preserve">diversity and </w:t>
      </w:r>
      <w:r w:rsidR="004064FE">
        <w:rPr>
          <w:rFonts w:ascii="Times New Roman" w:hAnsi="Times New Roman" w:cs="Times New Roman"/>
          <w:color w:val="0D0D0D" w:themeColor="text1" w:themeTint="F2"/>
          <w:sz w:val="24"/>
          <w:szCs w:val="24"/>
        </w:rPr>
        <w:t xml:space="preserve">stability </w:t>
      </w:r>
      <w:r w:rsidR="00C7483D">
        <w:rPr>
          <w:rFonts w:ascii="Times New Roman" w:hAnsi="Times New Roman" w:cs="Times New Roman"/>
          <w:noProof/>
          <w:color w:val="0D0D0D" w:themeColor="text1" w:themeTint="F2"/>
          <w:sz w:val="24"/>
          <w:szCs w:val="24"/>
        </w:rPr>
        <w:t>(</w:t>
      </w:r>
      <w:r w:rsidR="007329CB">
        <w:rPr>
          <w:rFonts w:ascii="Times New Roman" w:hAnsi="Times New Roman" w:cs="Times New Roman"/>
          <w:noProof/>
          <w:color w:val="0D0D0D" w:themeColor="text1" w:themeTint="F2"/>
          <w:sz w:val="24"/>
          <w:szCs w:val="24"/>
        </w:rPr>
        <w:t xml:space="preserve">Bloom et al., 2019; </w:t>
      </w:r>
      <w:r w:rsidR="004D7057">
        <w:rPr>
          <w:rFonts w:ascii="Times New Roman" w:hAnsi="Times New Roman" w:cs="Times New Roman"/>
          <w:noProof/>
          <w:color w:val="0D0D0D" w:themeColor="text1" w:themeTint="F2"/>
          <w:sz w:val="24"/>
          <w:szCs w:val="24"/>
        </w:rPr>
        <w:t>Lichtenberg et al.</w:t>
      </w:r>
      <w:r w:rsidR="007329CB">
        <w:rPr>
          <w:rFonts w:ascii="Times New Roman" w:hAnsi="Times New Roman" w:cs="Times New Roman"/>
          <w:noProof/>
          <w:color w:val="0D0D0D" w:themeColor="text1" w:themeTint="F2"/>
          <w:sz w:val="24"/>
          <w:szCs w:val="24"/>
        </w:rPr>
        <w:t>,</w:t>
      </w:r>
      <w:r w:rsidR="004D7057">
        <w:rPr>
          <w:rFonts w:ascii="Times New Roman" w:hAnsi="Times New Roman" w:cs="Times New Roman"/>
          <w:noProof/>
          <w:color w:val="0D0D0D" w:themeColor="text1" w:themeTint="F2"/>
          <w:sz w:val="24"/>
          <w:szCs w:val="24"/>
        </w:rPr>
        <w:t xml:space="preserve"> 2017</w:t>
      </w:r>
      <w:r w:rsidR="00C7483D">
        <w:rPr>
          <w:rFonts w:ascii="Times New Roman" w:hAnsi="Times New Roman" w:cs="Times New Roman"/>
          <w:noProof/>
          <w:color w:val="0D0D0D" w:themeColor="text1" w:themeTint="F2"/>
          <w:sz w:val="24"/>
          <w:szCs w:val="24"/>
        </w:rPr>
        <w:t>)</w:t>
      </w:r>
      <w:r w:rsidR="00C7483D">
        <w:rPr>
          <w:rFonts w:ascii="Times New Roman" w:hAnsi="Times New Roman" w:cs="Times New Roman"/>
          <w:color w:val="0D0D0D" w:themeColor="text1" w:themeTint="F2"/>
          <w:sz w:val="24"/>
          <w:szCs w:val="24"/>
        </w:rPr>
        <w:t>.</w:t>
      </w:r>
      <w:r w:rsidR="00011AF5">
        <w:rPr>
          <w:rFonts w:ascii="Times New Roman" w:hAnsi="Times New Roman" w:cs="Times New Roman"/>
          <w:color w:val="0D0D0D" w:themeColor="text1" w:themeTint="F2"/>
          <w:sz w:val="24"/>
          <w:szCs w:val="24"/>
        </w:rPr>
        <w:t xml:space="preserve"> </w:t>
      </w:r>
      <w:del w:id="34" w:author="Helmreich, Salena" w:date="2026-04-03T11:38:00Z" w16du:dateUtc="2026-04-03T09:38:00Z">
        <w:r w:rsidR="00011AF5" w:rsidDel="00C818E0">
          <w:rPr>
            <w:rFonts w:ascii="Times New Roman" w:hAnsi="Times New Roman" w:cs="Times New Roman"/>
            <w:color w:val="0D0D0D" w:themeColor="text1" w:themeTint="F2"/>
            <w:sz w:val="24"/>
            <w:szCs w:val="24"/>
          </w:rPr>
          <w:delText xml:space="preserve">These studies have </w:delText>
        </w:r>
        <w:r w:rsidR="007329CB" w:rsidDel="00C818E0">
          <w:rPr>
            <w:rFonts w:ascii="Times New Roman" w:hAnsi="Times New Roman" w:cs="Times New Roman"/>
            <w:color w:val="0D0D0D" w:themeColor="text1" w:themeTint="F2"/>
            <w:sz w:val="24"/>
            <w:szCs w:val="24"/>
          </w:rPr>
          <w:delText xml:space="preserve">generally </w:delText>
        </w:r>
        <w:r w:rsidR="00011AF5" w:rsidDel="00C818E0">
          <w:rPr>
            <w:rFonts w:ascii="Times New Roman" w:hAnsi="Times New Roman" w:cs="Times New Roman"/>
            <w:color w:val="0D0D0D" w:themeColor="text1" w:themeTint="F2"/>
            <w:sz w:val="24"/>
            <w:szCs w:val="24"/>
          </w:rPr>
          <w:delText xml:space="preserve">shown that </w:delText>
        </w:r>
      </w:del>
      <w:ins w:id="35" w:author="Helmreich, Salena" w:date="2026-04-03T11:38:00Z" w16du:dateUtc="2026-04-03T09:38:00Z">
        <w:r w:rsidR="00C818E0">
          <w:rPr>
            <w:rFonts w:ascii="Times New Roman" w:hAnsi="Times New Roman" w:cs="Times New Roman"/>
            <w:color w:val="0D0D0D" w:themeColor="text1" w:themeTint="F2"/>
            <w:sz w:val="24"/>
            <w:szCs w:val="24"/>
          </w:rPr>
          <w:t>F</w:t>
        </w:r>
      </w:ins>
      <w:del w:id="36" w:author="Helmreich, Salena" w:date="2026-04-03T11:38:00Z" w16du:dateUtc="2026-04-03T09:38:00Z">
        <w:r w:rsidR="00011AF5" w:rsidDel="00C818E0">
          <w:rPr>
            <w:rFonts w:ascii="Times New Roman" w:hAnsi="Times New Roman" w:cs="Times New Roman"/>
            <w:color w:val="0D0D0D" w:themeColor="text1" w:themeTint="F2"/>
            <w:sz w:val="24"/>
            <w:szCs w:val="24"/>
          </w:rPr>
          <w:delText>f</w:delText>
        </w:r>
      </w:del>
      <w:r w:rsidR="00011AF5">
        <w:rPr>
          <w:rFonts w:ascii="Times New Roman" w:hAnsi="Times New Roman" w:cs="Times New Roman"/>
          <w:color w:val="0D0D0D" w:themeColor="text1" w:themeTint="F2"/>
          <w:sz w:val="24"/>
          <w:szCs w:val="24"/>
        </w:rPr>
        <w:t xml:space="preserve">loral resources </w:t>
      </w:r>
      <w:r w:rsidR="00C33ACE">
        <w:rPr>
          <w:rFonts w:ascii="Times New Roman" w:hAnsi="Times New Roman" w:cs="Times New Roman"/>
          <w:color w:val="0D0D0D" w:themeColor="text1" w:themeTint="F2"/>
          <w:sz w:val="24"/>
          <w:szCs w:val="24"/>
        </w:rPr>
        <w:t>often</w:t>
      </w:r>
      <w:r w:rsidR="00011AF5">
        <w:rPr>
          <w:rFonts w:ascii="Times New Roman" w:hAnsi="Times New Roman" w:cs="Times New Roman"/>
          <w:color w:val="0D0D0D" w:themeColor="text1" w:themeTint="F2"/>
          <w:sz w:val="24"/>
          <w:szCs w:val="24"/>
        </w:rPr>
        <w:t xml:space="preserve"> improve wild bee diversity and abundance</w:t>
      </w:r>
      <w:r w:rsidR="007329CB">
        <w:rPr>
          <w:rFonts w:ascii="Times New Roman" w:hAnsi="Times New Roman" w:cs="Times New Roman"/>
          <w:color w:val="0D0D0D" w:themeColor="text1" w:themeTint="F2"/>
          <w:sz w:val="24"/>
          <w:szCs w:val="24"/>
        </w:rPr>
        <w:t xml:space="preserve"> </w:t>
      </w:r>
      <w:proofErr w:type="gramStart"/>
      <w:r w:rsidR="007329CB">
        <w:rPr>
          <w:rFonts w:ascii="Times New Roman" w:hAnsi="Times New Roman" w:cs="Times New Roman"/>
          <w:color w:val="0D0D0D" w:themeColor="text1" w:themeTint="F2"/>
          <w:sz w:val="24"/>
          <w:szCs w:val="24"/>
        </w:rPr>
        <w:t>and in some cases,</w:t>
      </w:r>
      <w:proofErr w:type="gramEnd"/>
      <w:r w:rsidR="007329CB">
        <w:rPr>
          <w:rFonts w:ascii="Times New Roman" w:hAnsi="Times New Roman" w:cs="Times New Roman"/>
          <w:color w:val="0D0D0D" w:themeColor="text1" w:themeTint="F2"/>
          <w:sz w:val="24"/>
          <w:szCs w:val="24"/>
        </w:rPr>
        <w:t xml:space="preserve"> crop yields </w:t>
      </w:r>
      <w:r w:rsidR="00447CF2">
        <w:rPr>
          <w:rFonts w:ascii="Times New Roman" w:hAnsi="Times New Roman" w:cs="Times New Roman"/>
          <w:noProof/>
          <w:color w:val="0D0D0D" w:themeColor="text1" w:themeTint="F2"/>
          <w:sz w:val="24"/>
          <w:szCs w:val="24"/>
        </w:rPr>
        <w:t>(Garibaldi et al.</w:t>
      </w:r>
      <w:r w:rsidR="007329CB">
        <w:rPr>
          <w:rFonts w:ascii="Times New Roman" w:hAnsi="Times New Roman" w:cs="Times New Roman"/>
          <w:noProof/>
          <w:color w:val="0D0D0D" w:themeColor="text1" w:themeTint="F2"/>
          <w:sz w:val="24"/>
          <w:szCs w:val="24"/>
        </w:rPr>
        <w:t>,</w:t>
      </w:r>
      <w:r w:rsidR="00447CF2">
        <w:rPr>
          <w:rFonts w:ascii="Times New Roman" w:hAnsi="Times New Roman" w:cs="Times New Roman"/>
          <w:noProof/>
          <w:color w:val="0D0D0D" w:themeColor="text1" w:themeTint="F2"/>
          <w:sz w:val="24"/>
          <w:szCs w:val="24"/>
        </w:rPr>
        <w:t xml:space="preserve"> 201</w:t>
      </w:r>
      <w:r w:rsidR="007329CB">
        <w:rPr>
          <w:rFonts w:ascii="Times New Roman" w:hAnsi="Times New Roman" w:cs="Times New Roman"/>
          <w:noProof/>
          <w:color w:val="0D0D0D" w:themeColor="text1" w:themeTint="F2"/>
          <w:sz w:val="24"/>
          <w:szCs w:val="24"/>
        </w:rPr>
        <w:t>3</w:t>
      </w:r>
      <w:r w:rsidR="00447CF2">
        <w:rPr>
          <w:rFonts w:ascii="Times New Roman" w:hAnsi="Times New Roman" w:cs="Times New Roman"/>
          <w:noProof/>
          <w:color w:val="0D0D0D" w:themeColor="text1" w:themeTint="F2"/>
          <w:sz w:val="24"/>
          <w:szCs w:val="24"/>
        </w:rPr>
        <w:t xml:space="preserve">, </w:t>
      </w:r>
      <w:r w:rsidR="007329CB">
        <w:rPr>
          <w:rFonts w:ascii="Times New Roman" w:hAnsi="Times New Roman" w:cs="Times New Roman"/>
          <w:noProof/>
          <w:color w:val="0D0D0D" w:themeColor="text1" w:themeTint="F2"/>
          <w:sz w:val="24"/>
          <w:szCs w:val="24"/>
        </w:rPr>
        <w:t>Lichtenberg et al., 2017; Pywell et al., 2015</w:t>
      </w:r>
      <w:r w:rsidR="00447CF2">
        <w:rPr>
          <w:rFonts w:ascii="Times New Roman" w:hAnsi="Times New Roman" w:cs="Times New Roman"/>
          <w:noProof/>
          <w:color w:val="0D0D0D" w:themeColor="text1" w:themeTint="F2"/>
          <w:sz w:val="24"/>
          <w:szCs w:val="24"/>
        </w:rPr>
        <w:t>)</w:t>
      </w:r>
      <w:r w:rsidR="00447CF2">
        <w:rPr>
          <w:rFonts w:ascii="Times New Roman" w:hAnsi="Times New Roman" w:cs="Times New Roman"/>
          <w:color w:val="0D0D0D" w:themeColor="text1" w:themeTint="F2"/>
          <w:sz w:val="24"/>
          <w:szCs w:val="24"/>
        </w:rPr>
        <w:t>.</w:t>
      </w:r>
      <w:r w:rsidR="00011AF5">
        <w:rPr>
          <w:rFonts w:ascii="Times New Roman" w:hAnsi="Times New Roman" w:cs="Times New Roman"/>
          <w:color w:val="0D0D0D" w:themeColor="text1" w:themeTint="F2"/>
          <w:sz w:val="24"/>
          <w:szCs w:val="24"/>
        </w:rPr>
        <w:t xml:space="preserve"> Greater abundance of natural areas </w:t>
      </w:r>
      <w:r w:rsidR="00C33ACE">
        <w:rPr>
          <w:rFonts w:ascii="Times New Roman" w:hAnsi="Times New Roman" w:cs="Times New Roman"/>
          <w:color w:val="0D0D0D" w:themeColor="text1" w:themeTint="F2"/>
          <w:sz w:val="24"/>
          <w:szCs w:val="24"/>
        </w:rPr>
        <w:t xml:space="preserve">near crop fields </w:t>
      </w:r>
      <w:r w:rsidR="00011AF5">
        <w:rPr>
          <w:rFonts w:ascii="Times New Roman" w:hAnsi="Times New Roman" w:cs="Times New Roman"/>
          <w:color w:val="0D0D0D" w:themeColor="text1" w:themeTint="F2"/>
          <w:sz w:val="24"/>
          <w:szCs w:val="24"/>
        </w:rPr>
        <w:t>might also promote ‘healthy’ bees</w:t>
      </w:r>
      <w:r w:rsidR="00C33ACE">
        <w:rPr>
          <w:rFonts w:ascii="Times New Roman" w:hAnsi="Times New Roman" w:cs="Times New Roman"/>
          <w:color w:val="0D0D0D" w:themeColor="text1" w:themeTint="F2"/>
          <w:sz w:val="24"/>
          <w:szCs w:val="24"/>
        </w:rPr>
        <w:t xml:space="preserve"> that </w:t>
      </w:r>
      <w:r w:rsidR="007329CB">
        <w:rPr>
          <w:rFonts w:ascii="Times New Roman" w:hAnsi="Times New Roman" w:cs="Times New Roman"/>
          <w:color w:val="0D0D0D" w:themeColor="text1" w:themeTint="F2"/>
          <w:sz w:val="24"/>
          <w:szCs w:val="24"/>
        </w:rPr>
        <w:t xml:space="preserve">would be expected to </w:t>
      </w:r>
      <w:r w:rsidR="00C33ACE">
        <w:rPr>
          <w:rFonts w:ascii="Times New Roman" w:hAnsi="Times New Roman" w:cs="Times New Roman"/>
          <w:color w:val="0D0D0D" w:themeColor="text1" w:themeTint="F2"/>
          <w:sz w:val="24"/>
          <w:szCs w:val="24"/>
        </w:rPr>
        <w:t xml:space="preserve">accrue minimal benefits </w:t>
      </w:r>
      <w:r w:rsidR="00011AF5">
        <w:rPr>
          <w:rFonts w:ascii="Times New Roman" w:hAnsi="Times New Roman" w:cs="Times New Roman"/>
          <w:color w:val="0D0D0D" w:themeColor="text1" w:themeTint="F2"/>
          <w:sz w:val="24"/>
          <w:szCs w:val="24"/>
        </w:rPr>
        <w:t xml:space="preserve">from </w:t>
      </w:r>
      <w:ins w:id="37" w:author="Helmreich, Salena" w:date="2026-04-03T11:25:00Z" w16du:dateUtc="2026-04-03T09:25:00Z">
        <w:r w:rsidR="00202173">
          <w:rPr>
            <w:rFonts w:ascii="Times New Roman" w:hAnsi="Times New Roman" w:cs="Times New Roman"/>
            <w:color w:val="0D0D0D" w:themeColor="text1" w:themeTint="F2"/>
            <w:sz w:val="24"/>
            <w:szCs w:val="24"/>
          </w:rPr>
          <w:t xml:space="preserve">mass blooming </w:t>
        </w:r>
      </w:ins>
      <w:del w:id="38" w:author="Helmreich, Salena" w:date="2026-04-03T11:25:00Z" w16du:dateUtc="2026-04-03T09:25:00Z">
        <w:r w:rsidR="00011AF5" w:rsidDel="00202173">
          <w:rPr>
            <w:rFonts w:ascii="Times New Roman" w:hAnsi="Times New Roman" w:cs="Times New Roman"/>
            <w:color w:val="0D0D0D" w:themeColor="text1" w:themeTint="F2"/>
            <w:sz w:val="24"/>
            <w:szCs w:val="24"/>
          </w:rPr>
          <w:delText xml:space="preserve">pulsed </w:delText>
        </w:r>
      </w:del>
      <w:r w:rsidR="00C33ACE">
        <w:rPr>
          <w:rFonts w:ascii="Times New Roman" w:hAnsi="Times New Roman" w:cs="Times New Roman"/>
          <w:color w:val="0D0D0D" w:themeColor="text1" w:themeTint="F2"/>
          <w:sz w:val="24"/>
          <w:szCs w:val="24"/>
        </w:rPr>
        <w:t xml:space="preserve">crop </w:t>
      </w:r>
      <w:r w:rsidR="00011AF5">
        <w:rPr>
          <w:rFonts w:ascii="Times New Roman" w:hAnsi="Times New Roman" w:cs="Times New Roman"/>
          <w:color w:val="0D0D0D" w:themeColor="text1" w:themeTint="F2"/>
          <w:sz w:val="24"/>
          <w:szCs w:val="24"/>
        </w:rPr>
        <w:t xml:space="preserve">resources. In contrast, </w:t>
      </w:r>
      <w:r w:rsidR="00011AF5">
        <w:rPr>
          <w:rFonts w:ascii="Times New Roman" w:hAnsi="Times New Roman" w:cs="Times New Roman"/>
          <w:color w:val="0D0D0D" w:themeColor="text1" w:themeTint="F2"/>
          <w:sz w:val="24"/>
          <w:szCs w:val="24"/>
        </w:rPr>
        <w:lastRenderedPageBreak/>
        <w:t xml:space="preserve">in resource starved areas, major </w:t>
      </w:r>
      <w:del w:id="39" w:author="Helmreich, Salena" w:date="2026-04-03T11:26:00Z" w16du:dateUtc="2026-04-03T09:26:00Z">
        <w:r w:rsidR="00011AF5" w:rsidDel="001429AB">
          <w:rPr>
            <w:rFonts w:ascii="Times New Roman" w:hAnsi="Times New Roman" w:cs="Times New Roman"/>
            <w:color w:val="0D0D0D" w:themeColor="text1" w:themeTint="F2"/>
            <w:sz w:val="24"/>
            <w:szCs w:val="24"/>
          </w:rPr>
          <w:delText>pulsed crop</w:delText>
        </w:r>
      </w:del>
      <w:ins w:id="40" w:author="Helmreich, Salena" w:date="2026-04-03T11:26:00Z" w16du:dateUtc="2026-04-03T09:26:00Z">
        <w:r w:rsidR="001429AB">
          <w:rPr>
            <w:rFonts w:ascii="Times New Roman" w:hAnsi="Times New Roman" w:cs="Times New Roman"/>
            <w:color w:val="0D0D0D" w:themeColor="text1" w:themeTint="F2"/>
            <w:sz w:val="24"/>
            <w:szCs w:val="24"/>
          </w:rPr>
          <w:t>mass blooming crops</w:t>
        </w:r>
      </w:ins>
      <w:r w:rsidR="00011AF5">
        <w:rPr>
          <w:rFonts w:ascii="Times New Roman" w:hAnsi="Times New Roman" w:cs="Times New Roman"/>
          <w:color w:val="0D0D0D" w:themeColor="text1" w:themeTint="F2"/>
          <w:sz w:val="24"/>
          <w:szCs w:val="24"/>
        </w:rPr>
        <w:t xml:space="preserve"> </w:t>
      </w:r>
      <w:del w:id="41" w:author="Helmreich, Salena" w:date="2026-04-03T11:26:00Z" w16du:dateUtc="2026-04-03T09:26:00Z">
        <w:r w:rsidR="00011AF5" w:rsidDel="001429AB">
          <w:rPr>
            <w:rFonts w:ascii="Times New Roman" w:hAnsi="Times New Roman" w:cs="Times New Roman"/>
            <w:color w:val="0D0D0D" w:themeColor="text1" w:themeTint="F2"/>
            <w:sz w:val="24"/>
            <w:szCs w:val="24"/>
          </w:rPr>
          <w:delText>resources</w:delText>
        </w:r>
        <w:r w:rsidR="00C33ACE" w:rsidDel="001429AB">
          <w:rPr>
            <w:rFonts w:ascii="Times New Roman" w:hAnsi="Times New Roman" w:cs="Times New Roman"/>
            <w:color w:val="0D0D0D" w:themeColor="text1" w:themeTint="F2"/>
            <w:sz w:val="24"/>
            <w:szCs w:val="24"/>
          </w:rPr>
          <w:delText xml:space="preserve"> </w:delText>
        </w:r>
      </w:del>
      <w:r w:rsidR="00C33ACE">
        <w:rPr>
          <w:rFonts w:ascii="Times New Roman" w:hAnsi="Times New Roman" w:cs="Times New Roman"/>
          <w:color w:val="0D0D0D" w:themeColor="text1" w:themeTint="F2"/>
          <w:sz w:val="24"/>
          <w:szCs w:val="24"/>
        </w:rPr>
        <w:t xml:space="preserve">that provide key </w:t>
      </w:r>
      <w:r w:rsidR="007329CB">
        <w:rPr>
          <w:rFonts w:ascii="Times New Roman" w:hAnsi="Times New Roman" w:cs="Times New Roman"/>
          <w:color w:val="0D0D0D" w:themeColor="text1" w:themeTint="F2"/>
          <w:sz w:val="24"/>
          <w:szCs w:val="24"/>
        </w:rPr>
        <w:t xml:space="preserve">floral </w:t>
      </w:r>
      <w:r w:rsidR="00C33ACE">
        <w:rPr>
          <w:rFonts w:ascii="Times New Roman" w:hAnsi="Times New Roman" w:cs="Times New Roman"/>
          <w:color w:val="0D0D0D" w:themeColor="text1" w:themeTint="F2"/>
          <w:sz w:val="24"/>
          <w:szCs w:val="24"/>
        </w:rPr>
        <w:t xml:space="preserve">resources </w:t>
      </w:r>
      <w:r w:rsidR="00011AF5">
        <w:rPr>
          <w:rFonts w:ascii="Times New Roman" w:hAnsi="Times New Roman" w:cs="Times New Roman"/>
          <w:color w:val="0D0D0D" w:themeColor="text1" w:themeTint="F2"/>
          <w:sz w:val="24"/>
          <w:szCs w:val="24"/>
        </w:rPr>
        <w:t>might provide relatively large benefits to wild bees</w:t>
      </w:r>
      <w:r w:rsidR="00C33ACE">
        <w:rPr>
          <w:rFonts w:ascii="Times New Roman" w:hAnsi="Times New Roman" w:cs="Times New Roman"/>
          <w:color w:val="0D0D0D" w:themeColor="text1" w:themeTint="F2"/>
          <w:sz w:val="24"/>
          <w:szCs w:val="24"/>
        </w:rPr>
        <w:t xml:space="preserve"> </w:t>
      </w:r>
      <w:r w:rsidR="00C33ACE" w:rsidRPr="00EF2FF1">
        <w:rPr>
          <w:rFonts w:ascii="Times New Roman" w:hAnsi="Times New Roman" w:cs="Times New Roman"/>
          <w:kern w:val="0"/>
          <w:sz w:val="24"/>
          <w:szCs w:val="24"/>
        </w:rPr>
        <w:t>(</w:t>
      </w:r>
      <w:r w:rsidR="007329CB">
        <w:rPr>
          <w:rFonts w:ascii="Times New Roman" w:hAnsi="Times New Roman" w:cs="Times New Roman"/>
          <w:kern w:val="0"/>
          <w:sz w:val="24"/>
          <w:szCs w:val="24"/>
        </w:rPr>
        <w:t>Eberle et al., 2015; Lichtenberg et al. 202</w:t>
      </w:r>
      <w:r w:rsidR="00A37961">
        <w:rPr>
          <w:rFonts w:ascii="Times New Roman" w:hAnsi="Times New Roman" w:cs="Times New Roman"/>
          <w:kern w:val="0"/>
          <w:sz w:val="24"/>
          <w:szCs w:val="24"/>
        </w:rPr>
        <w:t>3</w:t>
      </w:r>
      <w:r w:rsidR="007329CB">
        <w:rPr>
          <w:rFonts w:ascii="Times New Roman" w:hAnsi="Times New Roman" w:cs="Times New Roman"/>
          <w:kern w:val="0"/>
          <w:sz w:val="24"/>
          <w:szCs w:val="24"/>
        </w:rPr>
        <w:t>; Olsson et al., 2025</w:t>
      </w:r>
      <w:r w:rsidR="00C33ACE" w:rsidRPr="00EF2FF1">
        <w:rPr>
          <w:rFonts w:ascii="Times New Roman" w:hAnsi="Times New Roman" w:cs="Times New Roman"/>
          <w:kern w:val="0"/>
          <w:sz w:val="24"/>
          <w:szCs w:val="24"/>
        </w:rPr>
        <w:t>)</w:t>
      </w:r>
      <w:r w:rsidR="00011AF5">
        <w:rPr>
          <w:rFonts w:ascii="Times New Roman" w:hAnsi="Times New Roman" w:cs="Times New Roman"/>
          <w:color w:val="0D0D0D" w:themeColor="text1" w:themeTint="F2"/>
          <w:sz w:val="24"/>
          <w:szCs w:val="24"/>
        </w:rPr>
        <w:t xml:space="preserve">. </w:t>
      </w:r>
    </w:p>
    <w:p w14:paraId="4835FE69" w14:textId="6CDE3E02" w:rsidR="00F24086" w:rsidRDefault="004064FE" w:rsidP="00132EA4">
      <w:pPr>
        <w:spacing w:after="0" w:line="480" w:lineRule="auto"/>
        <w:ind w:firstLine="540"/>
        <w:rPr>
          <w:ins w:id="42" w:author="Helmreich, Salena" w:date="2026-04-14T17:14:00Z" w16du:dateUtc="2026-04-14T15:14:00Z"/>
          <w:rFonts w:ascii="Times New Roman" w:hAnsi="Times New Roman" w:cs="Times New Roman"/>
          <w:sz w:val="24"/>
          <w:szCs w:val="24"/>
        </w:rPr>
      </w:pPr>
      <w:r>
        <w:rPr>
          <w:rFonts w:ascii="Times New Roman" w:hAnsi="Times New Roman" w:cs="Times New Roman"/>
          <w:color w:val="0D0D0D" w:themeColor="text1" w:themeTint="F2"/>
          <w:sz w:val="24"/>
          <w:szCs w:val="24"/>
        </w:rPr>
        <w:t xml:space="preserve">Increasing </w:t>
      </w:r>
      <w:r w:rsidR="00132EA4">
        <w:rPr>
          <w:rFonts w:ascii="Times New Roman" w:hAnsi="Times New Roman" w:cs="Times New Roman"/>
          <w:color w:val="0D0D0D" w:themeColor="text1" w:themeTint="F2"/>
          <w:sz w:val="24"/>
          <w:szCs w:val="24"/>
        </w:rPr>
        <w:t xml:space="preserve">diversity of habitats </w:t>
      </w:r>
      <w:r>
        <w:rPr>
          <w:rFonts w:ascii="Times New Roman" w:hAnsi="Times New Roman" w:cs="Times New Roman"/>
          <w:color w:val="0D0D0D" w:themeColor="text1" w:themeTint="F2"/>
          <w:sz w:val="24"/>
          <w:szCs w:val="24"/>
        </w:rPr>
        <w:t xml:space="preserve">adjacent to </w:t>
      </w:r>
      <w:ins w:id="43" w:author="Helmreich, Salena" w:date="2026-04-03T11:26:00Z" w16du:dateUtc="2026-04-03T09:26:00Z">
        <w:r w:rsidR="00D07663">
          <w:rPr>
            <w:rFonts w:ascii="Times New Roman" w:hAnsi="Times New Roman" w:cs="Times New Roman"/>
            <w:color w:val="0D0D0D" w:themeColor="text1" w:themeTint="F2"/>
            <w:sz w:val="24"/>
            <w:szCs w:val="24"/>
          </w:rPr>
          <w:t>mass</w:t>
        </w:r>
      </w:ins>
      <w:del w:id="44" w:author="Helmreich, Salena" w:date="2026-04-03T11:26:00Z" w16du:dateUtc="2026-04-03T09:26:00Z">
        <w:r w:rsidDel="00D07663">
          <w:rPr>
            <w:rFonts w:ascii="Times New Roman" w:hAnsi="Times New Roman" w:cs="Times New Roman"/>
            <w:color w:val="0D0D0D" w:themeColor="text1" w:themeTint="F2"/>
            <w:sz w:val="24"/>
            <w:szCs w:val="24"/>
          </w:rPr>
          <w:delText>pulse</w:delText>
        </w:r>
      </w:del>
      <w:r>
        <w:rPr>
          <w:rFonts w:ascii="Times New Roman" w:hAnsi="Times New Roman" w:cs="Times New Roman"/>
          <w:color w:val="0D0D0D" w:themeColor="text1" w:themeTint="F2"/>
          <w:sz w:val="24"/>
          <w:szCs w:val="24"/>
        </w:rPr>
        <w:t xml:space="preserve">-blooming crops </w:t>
      </w:r>
      <w:r w:rsidR="00132EA4">
        <w:rPr>
          <w:rFonts w:ascii="Times New Roman" w:hAnsi="Times New Roman" w:cs="Times New Roman"/>
          <w:color w:val="0D0D0D" w:themeColor="text1" w:themeTint="F2"/>
          <w:sz w:val="24"/>
          <w:szCs w:val="24"/>
        </w:rPr>
        <w:t>can lead</w:t>
      </w:r>
      <w:r>
        <w:rPr>
          <w:rFonts w:ascii="Times New Roman" w:hAnsi="Times New Roman" w:cs="Times New Roman"/>
          <w:color w:val="0D0D0D" w:themeColor="text1" w:themeTint="F2"/>
          <w:sz w:val="24"/>
          <w:szCs w:val="24"/>
        </w:rPr>
        <w:t xml:space="preserve"> to more </w:t>
      </w:r>
      <w:r w:rsidR="00132EA4">
        <w:rPr>
          <w:rFonts w:ascii="Times New Roman" w:hAnsi="Times New Roman" w:cs="Times New Roman"/>
          <w:color w:val="0D0D0D" w:themeColor="text1" w:themeTint="F2"/>
          <w:sz w:val="24"/>
          <w:szCs w:val="24"/>
        </w:rPr>
        <w:t xml:space="preserve">abundant wild bee populations </w:t>
      </w:r>
      <w:r w:rsidR="00254218">
        <w:rPr>
          <w:rFonts w:ascii="Times New Roman" w:hAnsi="Times New Roman" w:cs="Times New Roman"/>
          <w:noProof/>
          <w:color w:val="0D0D0D" w:themeColor="text1" w:themeTint="F2"/>
          <w:sz w:val="24"/>
          <w:szCs w:val="24"/>
        </w:rPr>
        <w:t>(Gardner et al.</w:t>
      </w:r>
      <w:r w:rsidR="00A37961">
        <w:rPr>
          <w:rFonts w:ascii="Times New Roman" w:hAnsi="Times New Roman" w:cs="Times New Roman"/>
          <w:noProof/>
          <w:color w:val="0D0D0D" w:themeColor="text1" w:themeTint="F2"/>
          <w:sz w:val="24"/>
          <w:szCs w:val="24"/>
        </w:rPr>
        <w:t>,</w:t>
      </w:r>
      <w:r w:rsidR="00254218">
        <w:rPr>
          <w:rFonts w:ascii="Times New Roman" w:hAnsi="Times New Roman" w:cs="Times New Roman"/>
          <w:noProof/>
          <w:color w:val="0D0D0D" w:themeColor="text1" w:themeTint="F2"/>
          <w:sz w:val="24"/>
          <w:szCs w:val="24"/>
        </w:rPr>
        <w:t xml:space="preserve"> 2021</w:t>
      </w:r>
      <w:r w:rsidR="00A37961">
        <w:rPr>
          <w:rFonts w:ascii="Times New Roman" w:hAnsi="Times New Roman" w:cs="Times New Roman"/>
          <w:noProof/>
          <w:color w:val="0D0D0D" w:themeColor="text1" w:themeTint="F2"/>
          <w:sz w:val="24"/>
          <w:szCs w:val="24"/>
        </w:rPr>
        <w:t>; Olsson et al., 2025</w:t>
      </w:r>
      <w:r w:rsidR="00254218">
        <w:rPr>
          <w:rFonts w:ascii="Times New Roman" w:hAnsi="Times New Roman" w:cs="Times New Roman"/>
          <w:noProof/>
          <w:color w:val="0D0D0D" w:themeColor="text1" w:themeTint="F2"/>
          <w:sz w:val="24"/>
          <w:szCs w:val="24"/>
        </w:rPr>
        <w:t>)</w:t>
      </w:r>
      <w:r w:rsidR="00254218">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 </w:t>
      </w:r>
      <w:r w:rsidR="00132EA4">
        <w:rPr>
          <w:rFonts w:ascii="Times New Roman" w:hAnsi="Times New Roman" w:cs="Times New Roman"/>
          <w:color w:val="0D0D0D" w:themeColor="text1" w:themeTint="F2"/>
          <w:sz w:val="24"/>
          <w:szCs w:val="24"/>
        </w:rPr>
        <w:t xml:space="preserve">At the same time, monocultures with </w:t>
      </w:r>
      <w:del w:id="45" w:author="Helmreich, Salena" w:date="2026-04-03T11:27:00Z" w16du:dateUtc="2026-04-03T09:27:00Z">
        <w:r w:rsidR="00132EA4" w:rsidDel="00B86BDF">
          <w:rPr>
            <w:rFonts w:ascii="Times New Roman" w:hAnsi="Times New Roman" w:cs="Times New Roman"/>
            <w:color w:val="0D0D0D" w:themeColor="text1" w:themeTint="F2"/>
            <w:sz w:val="24"/>
            <w:szCs w:val="24"/>
          </w:rPr>
          <w:delText xml:space="preserve">pulsed but </w:delText>
        </w:r>
      </w:del>
      <w:r w:rsidR="00132EA4">
        <w:rPr>
          <w:rFonts w:ascii="Times New Roman" w:hAnsi="Times New Roman" w:cs="Times New Roman"/>
          <w:color w:val="0D0D0D" w:themeColor="text1" w:themeTint="F2"/>
          <w:sz w:val="24"/>
          <w:szCs w:val="24"/>
        </w:rPr>
        <w:t xml:space="preserve">short blooms </w:t>
      </w:r>
      <w:commentRangeStart w:id="46"/>
      <w:r w:rsidR="00132EA4">
        <w:rPr>
          <w:rFonts w:ascii="Times New Roman" w:hAnsi="Times New Roman" w:cs="Times New Roman"/>
          <w:color w:val="0D0D0D" w:themeColor="text1" w:themeTint="F2"/>
          <w:sz w:val="24"/>
          <w:szCs w:val="24"/>
        </w:rPr>
        <w:t xml:space="preserve">may attract bees away from more </w:t>
      </w:r>
      <w:r w:rsidR="00F66309">
        <w:rPr>
          <w:rFonts w:ascii="Times New Roman" w:hAnsi="Times New Roman" w:cs="Times New Roman"/>
          <w:color w:val="0D0D0D" w:themeColor="text1" w:themeTint="F2"/>
          <w:sz w:val="24"/>
          <w:szCs w:val="24"/>
        </w:rPr>
        <w:t>diverse</w:t>
      </w:r>
      <w:r w:rsidR="00132EA4">
        <w:rPr>
          <w:rFonts w:ascii="Times New Roman" w:hAnsi="Times New Roman" w:cs="Times New Roman"/>
          <w:color w:val="0D0D0D" w:themeColor="text1" w:themeTint="F2"/>
          <w:sz w:val="24"/>
          <w:szCs w:val="24"/>
        </w:rPr>
        <w:t xml:space="preserve"> natural habitats, altering individual bee health</w:t>
      </w:r>
      <w:commentRangeEnd w:id="46"/>
      <w:r w:rsidR="00B92848">
        <w:rPr>
          <w:rStyle w:val="CommentReference"/>
          <w:rFonts w:ascii="Times New Roman" w:hAnsi="Times New Roman" w:cs="Times New Roman"/>
          <w:color w:val="0D0D0D" w:themeColor="text1" w:themeTint="F2"/>
          <w:sz w:val="24"/>
          <w:szCs w:val="24"/>
        </w:rPr>
        <w:commentReference w:id="46"/>
      </w:r>
      <w:ins w:id="47" w:author="Helmreich, Salena" w:date="2026-04-14T17:06:00Z" w16du:dateUtc="2026-04-14T15:06:00Z">
        <w:r w:rsidR="006A3495">
          <w:rPr>
            <w:rFonts w:ascii="Times New Roman" w:hAnsi="Times New Roman" w:cs="Times New Roman"/>
            <w:color w:val="0D0D0D" w:themeColor="text1" w:themeTint="F2"/>
            <w:sz w:val="24"/>
            <w:szCs w:val="24"/>
          </w:rPr>
          <w:t xml:space="preserve"> by reducing diet breadth</w:t>
        </w:r>
      </w:ins>
      <w:r w:rsidR="00132EA4">
        <w:rPr>
          <w:rFonts w:ascii="Times New Roman" w:hAnsi="Times New Roman" w:cs="Times New Roman"/>
          <w:color w:val="0D0D0D" w:themeColor="text1" w:themeTint="F2"/>
          <w:sz w:val="24"/>
          <w:szCs w:val="24"/>
        </w:rPr>
        <w:t xml:space="preserve">. </w:t>
      </w:r>
      <w:commentRangeStart w:id="48"/>
      <w:commentRangeStart w:id="49"/>
      <w:r>
        <w:rPr>
          <w:rFonts w:ascii="Times New Roman" w:hAnsi="Times New Roman" w:cs="Times New Roman"/>
          <w:color w:val="0D0D0D" w:themeColor="text1" w:themeTint="F2"/>
          <w:sz w:val="24"/>
          <w:szCs w:val="24"/>
        </w:rPr>
        <w:t xml:space="preserve">While large natural areas near crop fields </w:t>
      </w:r>
      <w:r w:rsidR="00132EA4">
        <w:rPr>
          <w:rFonts w:ascii="Times New Roman" w:hAnsi="Times New Roman" w:cs="Times New Roman"/>
          <w:color w:val="0D0D0D" w:themeColor="text1" w:themeTint="F2"/>
          <w:sz w:val="24"/>
          <w:szCs w:val="24"/>
        </w:rPr>
        <w:t>often</w:t>
      </w:r>
      <w:r>
        <w:rPr>
          <w:rFonts w:ascii="Times New Roman" w:hAnsi="Times New Roman" w:cs="Times New Roman"/>
          <w:color w:val="0D0D0D" w:themeColor="text1" w:themeTint="F2"/>
          <w:sz w:val="24"/>
          <w:szCs w:val="24"/>
        </w:rPr>
        <w:t xml:space="preserve"> increase bee community </w:t>
      </w:r>
      <w:r w:rsidR="00132EA4">
        <w:rPr>
          <w:rFonts w:ascii="Times New Roman" w:hAnsi="Times New Roman" w:cs="Times New Roman"/>
          <w:color w:val="0D0D0D" w:themeColor="text1" w:themeTint="F2"/>
          <w:sz w:val="24"/>
          <w:szCs w:val="24"/>
        </w:rPr>
        <w:t xml:space="preserve">diversity </w:t>
      </w:r>
      <w:r>
        <w:rPr>
          <w:rFonts w:ascii="Times New Roman" w:hAnsi="Times New Roman" w:cs="Times New Roman"/>
          <w:color w:val="0D0D0D" w:themeColor="text1" w:themeTint="F2"/>
          <w:sz w:val="24"/>
          <w:szCs w:val="24"/>
        </w:rPr>
        <w:t>and stability</w:t>
      </w:r>
      <w:r w:rsidR="00132EA4">
        <w:rPr>
          <w:rFonts w:ascii="Times New Roman" w:hAnsi="Times New Roman" w:cs="Times New Roman"/>
          <w:color w:val="0D0D0D" w:themeColor="text1" w:themeTint="F2"/>
          <w:sz w:val="24"/>
          <w:szCs w:val="24"/>
        </w:rPr>
        <w:t xml:space="preserve"> of pollination</w:t>
      </w:r>
      <w:r w:rsidR="00A37961">
        <w:rPr>
          <w:rFonts w:ascii="Times New Roman" w:hAnsi="Times New Roman" w:cs="Times New Roman"/>
          <w:color w:val="0D0D0D" w:themeColor="text1" w:themeTint="F2"/>
          <w:sz w:val="24"/>
          <w:szCs w:val="24"/>
        </w:rPr>
        <w:t xml:space="preserve"> (</w:t>
      </w:r>
      <w:r w:rsidR="00A37961">
        <w:rPr>
          <w:rFonts w:ascii="Times New Roman" w:hAnsi="Times New Roman" w:cs="Times New Roman"/>
          <w:noProof/>
          <w:color w:val="0D0D0D" w:themeColor="text1" w:themeTint="F2"/>
          <w:sz w:val="24"/>
          <w:szCs w:val="24"/>
        </w:rPr>
        <w:t>Bloom et al., 2019; Lichtenberg et al., 2017)</w:t>
      </w:r>
      <w:r>
        <w:rPr>
          <w:rFonts w:ascii="Times New Roman" w:hAnsi="Times New Roman" w:cs="Times New Roman"/>
          <w:color w:val="0D0D0D" w:themeColor="text1" w:themeTint="F2"/>
          <w:sz w:val="24"/>
          <w:szCs w:val="24"/>
        </w:rPr>
        <w:t xml:space="preserve">, the </w:t>
      </w:r>
      <w:r w:rsidR="00A37961">
        <w:rPr>
          <w:rFonts w:ascii="Times New Roman" w:hAnsi="Times New Roman" w:cs="Times New Roman"/>
          <w:color w:val="0D0D0D" w:themeColor="text1" w:themeTint="F2"/>
          <w:sz w:val="24"/>
          <w:szCs w:val="24"/>
        </w:rPr>
        <w:t xml:space="preserve">potential </w:t>
      </w:r>
      <w:r>
        <w:rPr>
          <w:rFonts w:ascii="Times New Roman" w:hAnsi="Times New Roman" w:cs="Times New Roman"/>
          <w:color w:val="0D0D0D" w:themeColor="text1" w:themeTint="F2"/>
          <w:sz w:val="24"/>
          <w:szCs w:val="24"/>
        </w:rPr>
        <w:t xml:space="preserve">inverse impact of </w:t>
      </w:r>
      <w:del w:id="50" w:author="Helmreich, Salena" w:date="2026-04-03T11:27:00Z" w16du:dateUtc="2026-04-03T09:27:00Z">
        <w:r w:rsidDel="00B86BDF">
          <w:rPr>
            <w:rFonts w:ascii="Times New Roman" w:hAnsi="Times New Roman" w:cs="Times New Roman"/>
            <w:color w:val="0D0D0D" w:themeColor="text1" w:themeTint="F2"/>
            <w:sz w:val="24"/>
            <w:szCs w:val="24"/>
          </w:rPr>
          <w:delText>pulse</w:delText>
        </w:r>
      </w:del>
      <w:ins w:id="51" w:author="Helmreich, Salena" w:date="2026-04-03T11:27:00Z" w16du:dateUtc="2026-04-03T09:27:00Z">
        <w:r w:rsidR="00B86BDF">
          <w:rPr>
            <w:rFonts w:ascii="Times New Roman" w:hAnsi="Times New Roman" w:cs="Times New Roman"/>
            <w:color w:val="0D0D0D" w:themeColor="text1" w:themeTint="F2"/>
            <w:sz w:val="24"/>
            <w:szCs w:val="24"/>
          </w:rPr>
          <w:t>mass</w:t>
        </w:r>
      </w:ins>
      <w:r>
        <w:rPr>
          <w:rFonts w:ascii="Times New Roman" w:hAnsi="Times New Roman" w:cs="Times New Roman"/>
          <w:color w:val="0D0D0D" w:themeColor="text1" w:themeTint="F2"/>
          <w:sz w:val="24"/>
          <w:szCs w:val="24"/>
        </w:rPr>
        <w:t xml:space="preserve">-blooming crops on </w:t>
      </w:r>
      <w:r w:rsidR="00132EA4">
        <w:rPr>
          <w:rFonts w:ascii="Times New Roman" w:hAnsi="Times New Roman" w:cs="Times New Roman"/>
          <w:color w:val="0D0D0D" w:themeColor="text1" w:themeTint="F2"/>
          <w:sz w:val="24"/>
          <w:szCs w:val="24"/>
        </w:rPr>
        <w:t xml:space="preserve">the </w:t>
      </w:r>
      <w:del w:id="52" w:author="Helmreich, Salena" w:date="2026-04-14T17:09:00Z" w16du:dateUtc="2026-04-14T15:09:00Z">
        <w:r w:rsidR="009532A2" w:rsidDel="003B0263">
          <w:rPr>
            <w:rFonts w:ascii="Times New Roman" w:hAnsi="Times New Roman" w:cs="Times New Roman"/>
            <w:color w:val="0D0D0D" w:themeColor="text1" w:themeTint="F2"/>
            <w:sz w:val="24"/>
            <w:szCs w:val="24"/>
          </w:rPr>
          <w:delText>health</w:delText>
        </w:r>
        <w:r w:rsidR="00022792" w:rsidDel="003B0263">
          <w:rPr>
            <w:rFonts w:ascii="Times New Roman" w:hAnsi="Times New Roman" w:cs="Times New Roman"/>
            <w:color w:val="0D0D0D" w:themeColor="text1" w:themeTint="F2"/>
            <w:sz w:val="24"/>
            <w:szCs w:val="24"/>
          </w:rPr>
          <w:delText xml:space="preserve"> </w:delText>
        </w:r>
      </w:del>
      <w:ins w:id="53" w:author="Helmreich, Salena" w:date="2026-04-14T17:09:00Z" w16du:dateUtc="2026-04-14T15:09:00Z">
        <w:r w:rsidR="0091694C">
          <w:rPr>
            <w:rFonts w:ascii="Times New Roman" w:hAnsi="Times New Roman" w:cs="Times New Roman"/>
            <w:color w:val="0D0D0D" w:themeColor="text1" w:themeTint="F2"/>
            <w:sz w:val="24"/>
            <w:szCs w:val="24"/>
          </w:rPr>
          <w:t>body size</w:t>
        </w:r>
        <w:r w:rsidR="003B0263">
          <w:rPr>
            <w:rFonts w:ascii="Times New Roman" w:hAnsi="Times New Roman" w:cs="Times New Roman"/>
            <w:color w:val="0D0D0D" w:themeColor="text1" w:themeTint="F2"/>
            <w:sz w:val="24"/>
            <w:szCs w:val="24"/>
          </w:rPr>
          <w:t xml:space="preserve"> </w:t>
        </w:r>
      </w:ins>
      <w:r w:rsidR="00B94D8B">
        <w:rPr>
          <w:rFonts w:ascii="Times New Roman" w:hAnsi="Times New Roman" w:cs="Times New Roman"/>
          <w:color w:val="0D0D0D" w:themeColor="text1" w:themeTint="F2"/>
          <w:sz w:val="24"/>
          <w:szCs w:val="24"/>
        </w:rPr>
        <w:t>of</w:t>
      </w:r>
      <w:r>
        <w:rPr>
          <w:rFonts w:ascii="Times New Roman" w:hAnsi="Times New Roman" w:cs="Times New Roman"/>
          <w:color w:val="0D0D0D" w:themeColor="text1" w:themeTint="F2"/>
          <w:sz w:val="24"/>
          <w:szCs w:val="24"/>
        </w:rPr>
        <w:t xml:space="preserve"> </w:t>
      </w:r>
      <w:r w:rsidR="00132EA4">
        <w:rPr>
          <w:rFonts w:ascii="Times New Roman" w:hAnsi="Times New Roman" w:cs="Times New Roman"/>
          <w:color w:val="0D0D0D" w:themeColor="text1" w:themeTint="F2"/>
          <w:sz w:val="24"/>
          <w:szCs w:val="24"/>
        </w:rPr>
        <w:t xml:space="preserve">individual </w:t>
      </w:r>
      <w:r>
        <w:rPr>
          <w:rFonts w:ascii="Times New Roman" w:hAnsi="Times New Roman" w:cs="Times New Roman"/>
          <w:color w:val="0D0D0D" w:themeColor="text1" w:themeTint="F2"/>
          <w:sz w:val="24"/>
          <w:szCs w:val="24"/>
        </w:rPr>
        <w:t>pollinator</w:t>
      </w:r>
      <w:r w:rsidR="00132EA4">
        <w:rPr>
          <w:rFonts w:ascii="Times New Roman" w:hAnsi="Times New Roman" w:cs="Times New Roman"/>
          <w:color w:val="0D0D0D" w:themeColor="text1" w:themeTint="F2"/>
          <w:sz w:val="24"/>
          <w:szCs w:val="24"/>
        </w:rPr>
        <w:t>s is</w:t>
      </w:r>
      <w:r w:rsidR="00A37961">
        <w:rPr>
          <w:rFonts w:ascii="Times New Roman" w:hAnsi="Times New Roman" w:cs="Times New Roman"/>
          <w:color w:val="0D0D0D" w:themeColor="text1" w:themeTint="F2"/>
          <w:sz w:val="24"/>
          <w:szCs w:val="24"/>
        </w:rPr>
        <w:t xml:space="preserve"> understudied. </w:t>
      </w:r>
      <w:commentRangeEnd w:id="48"/>
      <w:r w:rsidR="003930B0">
        <w:rPr>
          <w:rStyle w:val="CommentReference"/>
          <w:rFonts w:ascii="Times New Roman" w:hAnsi="Times New Roman" w:cs="Times New Roman"/>
          <w:color w:val="0D0D0D" w:themeColor="text1" w:themeTint="F2"/>
          <w:sz w:val="24"/>
          <w:szCs w:val="24"/>
        </w:rPr>
        <w:commentReference w:id="48"/>
      </w:r>
      <w:commentRangeEnd w:id="49"/>
      <w:r>
        <w:rPr>
          <w:rStyle w:val="CommentReference"/>
          <w:rFonts w:ascii="Times New Roman" w:hAnsi="Times New Roman" w:cs="Times New Roman"/>
          <w:color w:val="0D0D0D" w:themeColor="text1" w:themeTint="F2"/>
          <w:sz w:val="24"/>
          <w:szCs w:val="24"/>
        </w:rPr>
        <w:commentReference w:id="49"/>
      </w:r>
      <w:r w:rsidR="00A37961">
        <w:rPr>
          <w:rFonts w:ascii="Times New Roman" w:hAnsi="Times New Roman" w:cs="Times New Roman"/>
          <w:color w:val="0D0D0D" w:themeColor="text1" w:themeTint="F2"/>
          <w:sz w:val="24"/>
          <w:szCs w:val="24"/>
        </w:rPr>
        <w:t>T</w:t>
      </w:r>
      <w:r w:rsidR="00132EA4">
        <w:rPr>
          <w:rFonts w:ascii="Times New Roman" w:hAnsi="Times New Roman" w:cs="Times New Roman"/>
          <w:color w:val="0D0D0D" w:themeColor="text1" w:themeTint="F2"/>
          <w:sz w:val="24"/>
          <w:szCs w:val="24"/>
        </w:rPr>
        <w:t xml:space="preserve">he studies that </w:t>
      </w:r>
      <w:r w:rsidR="00A37961">
        <w:rPr>
          <w:rFonts w:ascii="Times New Roman" w:hAnsi="Times New Roman" w:cs="Times New Roman"/>
          <w:color w:val="0D0D0D" w:themeColor="text1" w:themeTint="F2"/>
          <w:sz w:val="24"/>
          <w:szCs w:val="24"/>
        </w:rPr>
        <w:t xml:space="preserve">do </w:t>
      </w:r>
      <w:r w:rsidR="00132EA4">
        <w:rPr>
          <w:rFonts w:ascii="Times New Roman" w:hAnsi="Times New Roman" w:cs="Times New Roman"/>
          <w:color w:val="0D0D0D" w:themeColor="text1" w:themeTint="F2"/>
          <w:sz w:val="24"/>
          <w:szCs w:val="24"/>
        </w:rPr>
        <w:t xml:space="preserve">exist have largely tested effects of </w:t>
      </w:r>
      <w:ins w:id="54" w:author="Helmreich, Salena" w:date="2026-04-03T11:28:00Z" w16du:dateUtc="2026-04-03T09:28:00Z">
        <w:r w:rsidR="00442E0B">
          <w:rPr>
            <w:rFonts w:ascii="Times New Roman" w:hAnsi="Times New Roman" w:cs="Times New Roman"/>
            <w:color w:val="0D0D0D" w:themeColor="text1" w:themeTint="F2"/>
            <w:sz w:val="24"/>
            <w:szCs w:val="24"/>
          </w:rPr>
          <w:t>mass-blooming</w:t>
        </w:r>
      </w:ins>
      <w:del w:id="55" w:author="Helmreich, Salena" w:date="2026-04-03T11:28:00Z" w16du:dateUtc="2026-04-03T09:28:00Z">
        <w:r w:rsidR="00132EA4" w:rsidDel="00442E0B">
          <w:rPr>
            <w:rFonts w:ascii="Times New Roman" w:hAnsi="Times New Roman" w:cs="Times New Roman"/>
            <w:color w:val="0D0D0D" w:themeColor="text1" w:themeTint="F2"/>
            <w:sz w:val="24"/>
            <w:szCs w:val="24"/>
          </w:rPr>
          <w:delText>pulsed</w:delText>
        </w:r>
      </w:del>
      <w:r w:rsidR="00132EA4">
        <w:rPr>
          <w:rFonts w:ascii="Times New Roman" w:hAnsi="Times New Roman" w:cs="Times New Roman"/>
          <w:color w:val="0D0D0D" w:themeColor="text1" w:themeTint="F2"/>
          <w:sz w:val="24"/>
          <w:szCs w:val="24"/>
        </w:rPr>
        <w:t xml:space="preserve"> crops on bumble</w:t>
      </w:r>
      <w:r w:rsidR="00571E28">
        <w:rPr>
          <w:rFonts w:ascii="Times New Roman" w:hAnsi="Times New Roman" w:cs="Times New Roman"/>
          <w:color w:val="0D0D0D" w:themeColor="text1" w:themeTint="F2"/>
          <w:sz w:val="24"/>
          <w:szCs w:val="24"/>
        </w:rPr>
        <w:t xml:space="preserve"> </w:t>
      </w:r>
      <w:r w:rsidR="00132EA4">
        <w:rPr>
          <w:rFonts w:ascii="Times New Roman" w:hAnsi="Times New Roman" w:cs="Times New Roman"/>
          <w:color w:val="0D0D0D" w:themeColor="text1" w:themeTint="F2"/>
          <w:sz w:val="24"/>
          <w:szCs w:val="24"/>
        </w:rPr>
        <w:t xml:space="preserve">bees, where </w:t>
      </w:r>
      <w:bookmarkEnd w:id="8"/>
      <w:r w:rsidR="00FB5C2E">
        <w:rPr>
          <w:rFonts w:ascii="Times New Roman" w:hAnsi="Times New Roman" w:cs="Times New Roman"/>
          <w:sz w:val="24"/>
          <w:szCs w:val="24"/>
        </w:rPr>
        <w:t>t</w:t>
      </w:r>
      <w:r w:rsidR="002E1EF8">
        <w:rPr>
          <w:rFonts w:ascii="Times New Roman" w:hAnsi="Times New Roman" w:cs="Times New Roman"/>
          <w:sz w:val="24"/>
          <w:szCs w:val="24"/>
        </w:rPr>
        <w:t xml:space="preserve">emporal availability and total food amount </w:t>
      </w:r>
      <w:r w:rsidR="001405D2">
        <w:rPr>
          <w:rFonts w:ascii="Times New Roman" w:hAnsi="Times New Roman" w:cs="Times New Roman"/>
          <w:sz w:val="24"/>
          <w:szCs w:val="24"/>
        </w:rPr>
        <w:t xml:space="preserve">can affect </w:t>
      </w:r>
      <w:r w:rsidR="008B4799">
        <w:rPr>
          <w:rFonts w:ascii="Times New Roman" w:hAnsi="Times New Roman" w:cs="Times New Roman"/>
          <w:sz w:val="24"/>
          <w:szCs w:val="24"/>
        </w:rPr>
        <w:t>colony growth</w:t>
      </w:r>
      <w:r w:rsidR="003F3607">
        <w:rPr>
          <w:rFonts w:ascii="Times New Roman" w:hAnsi="Times New Roman" w:cs="Times New Roman"/>
          <w:sz w:val="24"/>
          <w:szCs w:val="24"/>
        </w:rPr>
        <w:t xml:space="preserve"> and</w:t>
      </w:r>
      <w:r w:rsidR="00FF103B">
        <w:rPr>
          <w:rFonts w:ascii="Times New Roman" w:hAnsi="Times New Roman" w:cs="Times New Roman"/>
          <w:sz w:val="24"/>
          <w:szCs w:val="24"/>
        </w:rPr>
        <w:t xml:space="preserve"> </w:t>
      </w:r>
      <w:r w:rsidR="008B4799">
        <w:rPr>
          <w:rFonts w:ascii="Times New Roman" w:hAnsi="Times New Roman" w:cs="Times New Roman"/>
          <w:sz w:val="24"/>
          <w:szCs w:val="24"/>
        </w:rPr>
        <w:t>reproduction</w:t>
      </w:r>
      <w:r w:rsidR="00132EA4">
        <w:rPr>
          <w:rFonts w:ascii="Times New Roman" w:hAnsi="Times New Roman" w:cs="Times New Roman"/>
          <w:sz w:val="24"/>
          <w:szCs w:val="24"/>
        </w:rPr>
        <w:t xml:space="preserve">, </w:t>
      </w:r>
      <w:r w:rsidR="00F66309">
        <w:rPr>
          <w:rFonts w:ascii="Times New Roman" w:hAnsi="Times New Roman" w:cs="Times New Roman"/>
          <w:sz w:val="24"/>
          <w:szCs w:val="24"/>
        </w:rPr>
        <w:t>as</w:t>
      </w:r>
      <w:r w:rsidR="00132EA4">
        <w:rPr>
          <w:rFonts w:ascii="Times New Roman" w:hAnsi="Times New Roman" w:cs="Times New Roman"/>
          <w:sz w:val="24"/>
          <w:szCs w:val="24"/>
        </w:rPr>
        <w:t xml:space="preserve"> </w:t>
      </w:r>
      <w:r w:rsidR="003F3607">
        <w:rPr>
          <w:rFonts w:ascii="Times New Roman" w:hAnsi="Times New Roman" w:cs="Times New Roman"/>
          <w:sz w:val="24"/>
          <w:szCs w:val="24"/>
        </w:rPr>
        <w:t xml:space="preserve">high-quality floral landscapes </w:t>
      </w:r>
      <w:r w:rsidR="000D731B">
        <w:rPr>
          <w:rFonts w:ascii="Times New Roman" w:hAnsi="Times New Roman" w:cs="Times New Roman"/>
          <w:sz w:val="24"/>
          <w:szCs w:val="24"/>
        </w:rPr>
        <w:t>promot</w:t>
      </w:r>
      <w:r w:rsidR="00F66309">
        <w:rPr>
          <w:rFonts w:ascii="Times New Roman" w:hAnsi="Times New Roman" w:cs="Times New Roman"/>
          <w:sz w:val="24"/>
          <w:szCs w:val="24"/>
        </w:rPr>
        <w:t>e</w:t>
      </w:r>
      <w:r w:rsidR="000D731B">
        <w:rPr>
          <w:rFonts w:ascii="Times New Roman" w:hAnsi="Times New Roman" w:cs="Times New Roman"/>
          <w:sz w:val="24"/>
          <w:szCs w:val="24"/>
        </w:rPr>
        <w:t xml:space="preserve"> </w:t>
      </w:r>
      <w:r w:rsidR="00FF103B">
        <w:rPr>
          <w:rFonts w:ascii="Times New Roman" w:hAnsi="Times New Roman" w:cs="Times New Roman"/>
          <w:sz w:val="24"/>
          <w:szCs w:val="24"/>
        </w:rPr>
        <w:t>long-term lineage survival</w:t>
      </w:r>
      <w:r w:rsidR="00174B41">
        <w:rPr>
          <w:rFonts w:ascii="Times New Roman" w:hAnsi="Times New Roman" w:cs="Times New Roman"/>
          <w:sz w:val="24"/>
          <w:szCs w:val="24"/>
        </w:rPr>
        <w:t xml:space="preserve"> </w:t>
      </w:r>
      <w:r w:rsidR="009721D2">
        <w:rPr>
          <w:rFonts w:ascii="Times New Roman" w:hAnsi="Times New Roman" w:cs="Times New Roman"/>
          <w:noProof/>
          <w:sz w:val="24"/>
          <w:szCs w:val="24"/>
        </w:rPr>
        <w:t>(Carvell et al.</w:t>
      </w:r>
      <w:r w:rsidR="00A37961">
        <w:rPr>
          <w:rFonts w:ascii="Times New Roman" w:hAnsi="Times New Roman" w:cs="Times New Roman"/>
          <w:noProof/>
          <w:sz w:val="24"/>
          <w:szCs w:val="24"/>
        </w:rPr>
        <w:t>,</w:t>
      </w:r>
      <w:r w:rsidR="009721D2">
        <w:rPr>
          <w:rFonts w:ascii="Times New Roman" w:hAnsi="Times New Roman" w:cs="Times New Roman"/>
          <w:noProof/>
          <w:sz w:val="24"/>
          <w:szCs w:val="24"/>
        </w:rPr>
        <w:t xml:space="preserve"> 2017, Hemberger et al.</w:t>
      </w:r>
      <w:r w:rsidR="00A37961">
        <w:rPr>
          <w:rFonts w:ascii="Times New Roman" w:hAnsi="Times New Roman" w:cs="Times New Roman"/>
          <w:noProof/>
          <w:sz w:val="24"/>
          <w:szCs w:val="24"/>
        </w:rPr>
        <w:t>,</w:t>
      </w:r>
      <w:r w:rsidR="009721D2">
        <w:rPr>
          <w:rFonts w:ascii="Times New Roman" w:hAnsi="Times New Roman" w:cs="Times New Roman"/>
          <w:noProof/>
          <w:sz w:val="24"/>
          <w:szCs w:val="24"/>
        </w:rPr>
        <w:t xml:space="preserve"> 2020)</w:t>
      </w:r>
      <w:r w:rsidR="009721D2">
        <w:rPr>
          <w:rFonts w:ascii="Times New Roman" w:hAnsi="Times New Roman" w:cs="Times New Roman"/>
          <w:sz w:val="24"/>
          <w:szCs w:val="24"/>
        </w:rPr>
        <w:t>.</w:t>
      </w:r>
      <w:r w:rsidR="00FA50D5">
        <w:rPr>
          <w:rFonts w:ascii="Times New Roman" w:hAnsi="Times New Roman" w:cs="Times New Roman"/>
          <w:sz w:val="24"/>
          <w:szCs w:val="24"/>
        </w:rPr>
        <w:t xml:space="preserve"> </w:t>
      </w:r>
      <w:r w:rsidR="00132EA4">
        <w:rPr>
          <w:rFonts w:ascii="Times New Roman" w:hAnsi="Times New Roman" w:cs="Times New Roman"/>
          <w:sz w:val="24"/>
          <w:szCs w:val="24"/>
        </w:rPr>
        <w:t xml:space="preserve">While these </w:t>
      </w:r>
      <w:r w:rsidR="00BB112E">
        <w:rPr>
          <w:rFonts w:ascii="Times New Roman" w:hAnsi="Times New Roman" w:cs="Times New Roman"/>
          <w:sz w:val="24"/>
          <w:szCs w:val="24"/>
        </w:rPr>
        <w:t xml:space="preserve">patterns underscore the </w:t>
      </w:r>
      <w:r w:rsidR="006B424F">
        <w:rPr>
          <w:rFonts w:ascii="Times New Roman" w:hAnsi="Times New Roman" w:cs="Times New Roman"/>
          <w:sz w:val="24"/>
          <w:szCs w:val="24"/>
        </w:rPr>
        <w:t xml:space="preserve">importance of evaluating how </w:t>
      </w:r>
      <w:del w:id="56" w:author="Helmreich, Salena" w:date="2026-04-03T11:28:00Z" w16du:dateUtc="2026-04-03T09:28:00Z">
        <w:r w:rsidR="006B424F" w:rsidDel="00442E0B">
          <w:rPr>
            <w:rFonts w:ascii="Times New Roman" w:hAnsi="Times New Roman" w:cs="Times New Roman"/>
            <w:sz w:val="24"/>
            <w:szCs w:val="24"/>
          </w:rPr>
          <w:delText>pulsed floral resources</w:delText>
        </w:r>
      </w:del>
      <w:ins w:id="57" w:author="Helmreich, Salena" w:date="2026-04-03T11:28:00Z" w16du:dateUtc="2026-04-03T09:28:00Z">
        <w:r w:rsidR="00442E0B">
          <w:rPr>
            <w:rFonts w:ascii="Times New Roman" w:hAnsi="Times New Roman" w:cs="Times New Roman"/>
            <w:sz w:val="24"/>
            <w:szCs w:val="24"/>
          </w:rPr>
          <w:t>mass blooms</w:t>
        </w:r>
      </w:ins>
      <w:r w:rsidR="006B424F">
        <w:rPr>
          <w:rFonts w:ascii="Times New Roman" w:hAnsi="Times New Roman" w:cs="Times New Roman"/>
          <w:sz w:val="24"/>
          <w:szCs w:val="24"/>
        </w:rPr>
        <w:t xml:space="preserve"> </w:t>
      </w:r>
      <w:r w:rsidR="00F66309">
        <w:rPr>
          <w:rFonts w:ascii="Times New Roman" w:hAnsi="Times New Roman" w:cs="Times New Roman"/>
          <w:sz w:val="24"/>
          <w:szCs w:val="24"/>
        </w:rPr>
        <w:t xml:space="preserve">affect bees, </w:t>
      </w:r>
      <w:r w:rsidR="00132EA4">
        <w:rPr>
          <w:rFonts w:ascii="Times New Roman" w:hAnsi="Times New Roman" w:cs="Times New Roman"/>
          <w:sz w:val="24"/>
          <w:szCs w:val="24"/>
        </w:rPr>
        <w:t>testing effects on a broader range of bee species and landscapes is needed</w:t>
      </w:r>
      <w:r w:rsidR="00DA64EA">
        <w:rPr>
          <w:rFonts w:ascii="Times New Roman" w:hAnsi="Times New Roman" w:cs="Times New Roman"/>
          <w:sz w:val="24"/>
          <w:szCs w:val="24"/>
        </w:rPr>
        <w:t>.</w:t>
      </w:r>
    </w:p>
    <w:p w14:paraId="66A5E4BB" w14:textId="3DBAD449" w:rsidR="00B54772" w:rsidRDefault="00B54772" w:rsidP="00326039">
      <w:pPr>
        <w:spacing w:after="0" w:line="480" w:lineRule="auto"/>
        <w:ind w:firstLine="540"/>
        <w:rPr>
          <w:rFonts w:ascii="Times New Roman" w:hAnsi="Times New Roman" w:cs="Times New Roman"/>
          <w:sz w:val="24"/>
          <w:szCs w:val="24"/>
        </w:rPr>
      </w:pPr>
      <w:ins w:id="58" w:author="Helmreich, Salena" w:date="2026-04-14T17:14:00Z" w16du:dateUtc="2026-04-14T15:14:00Z">
        <w:r w:rsidRPr="004F2E00">
          <w:rPr>
            <w:rFonts w:ascii="Times New Roman" w:hAnsi="Times New Roman" w:cs="Times New Roman"/>
            <w:sz w:val="24"/>
            <w:szCs w:val="24"/>
          </w:rPr>
          <w:t xml:space="preserve">Canola </w:t>
        </w:r>
        <w:r>
          <w:rPr>
            <w:rFonts w:ascii="Times New Roman" w:hAnsi="Times New Roman" w:cs="Times New Roman"/>
            <w:sz w:val="24"/>
            <w:szCs w:val="24"/>
          </w:rPr>
          <w:t>(</w:t>
        </w:r>
        <w:r>
          <w:rPr>
            <w:rFonts w:ascii="Times New Roman" w:hAnsi="Times New Roman" w:cs="Times New Roman"/>
            <w:i/>
            <w:iCs/>
            <w:sz w:val="24"/>
            <w:szCs w:val="24"/>
          </w:rPr>
          <w:t xml:space="preserve">Brassica napus) </w:t>
        </w:r>
        <w:r w:rsidRPr="004F2E00">
          <w:rPr>
            <w:rFonts w:ascii="Times New Roman" w:hAnsi="Times New Roman" w:cs="Times New Roman"/>
            <w:sz w:val="24"/>
            <w:szCs w:val="24"/>
          </w:rPr>
          <w:t xml:space="preserve">is a cold-hardy oilseed crop </w:t>
        </w:r>
        <w:r>
          <w:rPr>
            <w:rFonts w:ascii="Times New Roman" w:hAnsi="Times New Roman" w:cs="Times New Roman"/>
            <w:sz w:val="24"/>
            <w:szCs w:val="24"/>
          </w:rPr>
          <w:t xml:space="preserve">that </w:t>
        </w:r>
        <w:r w:rsidRPr="004F2E00">
          <w:rPr>
            <w:rFonts w:ascii="Times New Roman" w:hAnsi="Times New Roman" w:cs="Times New Roman"/>
            <w:sz w:val="24"/>
            <w:szCs w:val="24"/>
          </w:rPr>
          <w:t xml:space="preserve">has become increasingly sown in </w:t>
        </w:r>
        <w:r>
          <w:rPr>
            <w:rFonts w:ascii="Times New Roman" w:hAnsi="Times New Roman" w:cs="Times New Roman"/>
            <w:sz w:val="24"/>
            <w:szCs w:val="24"/>
          </w:rPr>
          <w:t xml:space="preserve">the Palouse region of eastern </w:t>
        </w:r>
        <w:r w:rsidRPr="004F2E00">
          <w:rPr>
            <w:rFonts w:ascii="Times New Roman" w:hAnsi="Times New Roman" w:cs="Times New Roman"/>
            <w:sz w:val="24"/>
            <w:szCs w:val="24"/>
          </w:rPr>
          <w:t>Washington</w:t>
        </w:r>
        <w:r>
          <w:rPr>
            <w:rFonts w:ascii="Times New Roman" w:hAnsi="Times New Roman" w:cs="Times New Roman"/>
            <w:sz w:val="24"/>
            <w:szCs w:val="24"/>
          </w:rPr>
          <w:t xml:space="preserve"> and northern Idaho States. Canola is a reliable crop in rotation with wheat and legumes that aids in weed control and nutrient cycling while providing a unique income stream </w:t>
        </w:r>
        <w:r>
          <w:rPr>
            <w:rFonts w:ascii="Times New Roman" w:hAnsi="Times New Roman" w:cs="Times New Roman"/>
            <w:noProof/>
            <w:sz w:val="24"/>
            <w:szCs w:val="24"/>
          </w:rPr>
          <w:t>(Esser &amp; Hennings, 2012)</w:t>
        </w:r>
        <w:r>
          <w:rPr>
            <w:rFonts w:ascii="Times New Roman" w:hAnsi="Times New Roman" w:cs="Times New Roman"/>
            <w:sz w:val="24"/>
            <w:szCs w:val="24"/>
          </w:rPr>
          <w:t xml:space="preserve">. </w:t>
        </w:r>
        <w:r w:rsidRPr="00D3061D">
          <w:rPr>
            <w:rFonts w:ascii="Times New Roman" w:hAnsi="Times New Roman" w:cs="Times New Roman"/>
            <w:color w:val="0D0D0D" w:themeColor="text1" w:themeTint="F2"/>
            <w:sz w:val="24"/>
            <w:szCs w:val="24"/>
          </w:rPr>
          <w:t xml:space="preserve">Canola is a </w:t>
        </w:r>
        <w:r>
          <w:rPr>
            <w:rFonts w:ascii="Times New Roman" w:hAnsi="Times New Roman" w:cs="Times New Roman"/>
            <w:color w:val="0D0D0D" w:themeColor="text1" w:themeTint="F2"/>
            <w:sz w:val="24"/>
            <w:szCs w:val="24"/>
          </w:rPr>
          <w:t>mass</w:t>
        </w:r>
        <w:r w:rsidRPr="00D3061D">
          <w:rPr>
            <w:rFonts w:ascii="Times New Roman" w:hAnsi="Times New Roman" w:cs="Times New Roman"/>
            <w:color w:val="0D0D0D" w:themeColor="text1" w:themeTint="F2"/>
            <w:sz w:val="24"/>
            <w:szCs w:val="24"/>
          </w:rPr>
          <w:t xml:space="preserve">-blooming crop that </w:t>
        </w:r>
        <w:r w:rsidRPr="00F8107C">
          <w:rPr>
            <w:rFonts w:ascii="Times New Roman" w:hAnsi="Times New Roman" w:cs="Times New Roman"/>
            <w:color w:val="0D0D0D" w:themeColor="text1" w:themeTint="F2"/>
            <w:sz w:val="24"/>
            <w:szCs w:val="24"/>
          </w:rPr>
          <w:t>flowers between 2</w:t>
        </w:r>
        <w:r>
          <w:rPr>
            <w:rFonts w:ascii="Times New Roman" w:hAnsi="Times New Roman" w:cs="Times New Roman"/>
            <w:color w:val="0D0D0D" w:themeColor="text1" w:themeTint="F2"/>
            <w:sz w:val="24"/>
            <w:szCs w:val="24"/>
          </w:rPr>
          <w:t xml:space="preserve"> to </w:t>
        </w:r>
        <w:r w:rsidRPr="00F8107C">
          <w:rPr>
            <w:rFonts w:ascii="Times New Roman" w:hAnsi="Times New Roman" w:cs="Times New Roman"/>
            <w:color w:val="0D0D0D" w:themeColor="text1" w:themeTint="F2"/>
            <w:sz w:val="24"/>
            <w:szCs w:val="24"/>
          </w:rPr>
          <w:t>3 weeks per year</w:t>
        </w:r>
        <w:r>
          <w:rPr>
            <w:rFonts w:ascii="Times New Roman" w:hAnsi="Times New Roman" w:cs="Times New Roman"/>
            <w:color w:val="0D0D0D" w:themeColor="text1" w:themeTint="F2"/>
            <w:sz w:val="24"/>
            <w:szCs w:val="24"/>
          </w:rPr>
          <w:t xml:space="preserve">, </w:t>
        </w:r>
        <w:r w:rsidRPr="00D3061D">
          <w:rPr>
            <w:rFonts w:ascii="Times New Roman" w:hAnsi="Times New Roman" w:cs="Times New Roman"/>
            <w:color w:val="0D0D0D" w:themeColor="text1" w:themeTint="F2"/>
            <w:sz w:val="24"/>
            <w:szCs w:val="24"/>
          </w:rPr>
          <w:t xml:space="preserve">and the </w:t>
        </w:r>
        <w:r w:rsidRPr="00F8107C">
          <w:rPr>
            <w:rFonts w:ascii="Times New Roman" w:hAnsi="Times New Roman" w:cs="Times New Roman"/>
            <w:color w:val="0D0D0D" w:themeColor="text1" w:themeTint="F2"/>
            <w:sz w:val="24"/>
            <w:szCs w:val="24"/>
          </w:rPr>
          <w:t xml:space="preserve">bright yellow flowers are attractive to a diverse group of bees </w:t>
        </w:r>
        <w:r>
          <w:rPr>
            <w:rFonts w:ascii="Times New Roman" w:hAnsi="Times New Roman" w:cs="Times New Roman"/>
            <w:noProof/>
            <w:color w:val="0D0D0D" w:themeColor="text1" w:themeTint="F2"/>
            <w:sz w:val="24"/>
            <w:szCs w:val="24"/>
          </w:rPr>
          <w:t>(Lichtenberg et al., 2023; Olsson et al., 2025)</w:t>
        </w:r>
        <w:r>
          <w:rPr>
            <w:rFonts w:ascii="Times New Roman" w:hAnsi="Times New Roman" w:cs="Times New Roman"/>
            <w:color w:val="0D0D0D" w:themeColor="text1" w:themeTint="F2"/>
            <w:sz w:val="24"/>
            <w:szCs w:val="24"/>
          </w:rPr>
          <w:t>.</w:t>
        </w:r>
        <w:r w:rsidRPr="00D3061D">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Between 2015 and 2022,</w:t>
        </w:r>
        <w:r w:rsidRPr="00D3061D">
          <w:rPr>
            <w:rFonts w:ascii="Times New Roman" w:hAnsi="Times New Roman" w:cs="Times New Roman"/>
            <w:color w:val="0D0D0D" w:themeColor="text1" w:themeTint="F2"/>
            <w:sz w:val="24"/>
            <w:szCs w:val="24"/>
          </w:rPr>
          <w:t xml:space="preserve"> canola production in Washington expanded from </w:t>
        </w:r>
        <w:r>
          <w:rPr>
            <w:rFonts w:ascii="Times New Roman" w:hAnsi="Times New Roman" w:cs="Times New Roman"/>
            <w:color w:val="0D0D0D" w:themeColor="text1" w:themeTint="F2"/>
            <w:sz w:val="24"/>
            <w:szCs w:val="24"/>
          </w:rPr>
          <w:t xml:space="preserve">22,427 acres </w:t>
        </w:r>
        <w:r w:rsidRPr="00D3061D">
          <w:rPr>
            <w:rFonts w:ascii="Times New Roman" w:hAnsi="Times New Roman" w:cs="Times New Roman"/>
            <w:color w:val="0D0D0D" w:themeColor="text1" w:themeTint="F2"/>
            <w:sz w:val="24"/>
            <w:szCs w:val="24"/>
          </w:rPr>
          <w:t>to 1</w:t>
        </w:r>
        <w:r>
          <w:rPr>
            <w:rFonts w:ascii="Times New Roman" w:hAnsi="Times New Roman" w:cs="Times New Roman"/>
            <w:color w:val="0D0D0D" w:themeColor="text1" w:themeTint="F2"/>
            <w:sz w:val="24"/>
            <w:szCs w:val="24"/>
          </w:rPr>
          <w:t>19</w:t>
        </w:r>
        <w:r w:rsidRPr="00D3061D">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541</w:t>
        </w:r>
        <w:r w:rsidRPr="00D3061D">
          <w:rPr>
            <w:rFonts w:ascii="Times New Roman" w:hAnsi="Times New Roman" w:cs="Times New Roman"/>
            <w:color w:val="0D0D0D" w:themeColor="text1" w:themeTint="F2"/>
            <w:sz w:val="24"/>
            <w:szCs w:val="24"/>
          </w:rPr>
          <w:t xml:space="preserve"> acres</w:t>
        </w:r>
        <w:r>
          <w:rPr>
            <w:rFonts w:ascii="Times New Roman" w:hAnsi="Times New Roman" w:cs="Times New Roman"/>
            <w:color w:val="0D0D0D" w:themeColor="text1" w:themeTint="F2"/>
            <w:sz w:val="24"/>
            <w:szCs w:val="24"/>
          </w:rPr>
          <w:t xml:space="preserve">, with similar growth in northern Idaho </w:t>
        </w:r>
        <w:r w:rsidRPr="0027453A">
          <w:rPr>
            <w:rFonts w:ascii="Times New Roman" w:hAnsi="Times New Roman" w:cs="Times New Roman"/>
            <w:color w:val="0D0D0D" w:themeColor="text1" w:themeTint="F2"/>
            <w:sz w:val="24"/>
            <w:szCs w:val="24"/>
          </w:rPr>
          <w:t>(USDA-NASS, 2022b).</w:t>
        </w:r>
        <w:r>
          <w:rPr>
            <w:rFonts w:ascii="Times New Roman" w:hAnsi="Times New Roman" w:cs="Times New Roman"/>
            <w:color w:val="0D0D0D" w:themeColor="text1" w:themeTint="F2"/>
            <w:sz w:val="24"/>
            <w:szCs w:val="24"/>
          </w:rPr>
          <w:t xml:space="preserve"> In this region there is heavy </w:t>
        </w:r>
        <w:r w:rsidRPr="00F8107C">
          <w:rPr>
            <w:rFonts w:ascii="Times New Roman" w:hAnsi="Times New Roman" w:cs="Times New Roman"/>
            <w:color w:val="0D0D0D" w:themeColor="text1" w:themeTint="F2"/>
            <w:sz w:val="24"/>
            <w:szCs w:val="24"/>
          </w:rPr>
          <w:t xml:space="preserve">fragmentation of the native Palouse </w:t>
        </w:r>
        <w:r w:rsidRPr="00F8107C">
          <w:rPr>
            <w:rFonts w:ascii="Times New Roman" w:hAnsi="Times New Roman" w:cs="Times New Roman"/>
            <w:color w:val="0D0D0D" w:themeColor="text1" w:themeTint="F2"/>
            <w:sz w:val="24"/>
            <w:szCs w:val="24"/>
          </w:rPr>
          <w:lastRenderedPageBreak/>
          <w:t xml:space="preserve">prairie, </w:t>
        </w:r>
        <w:r>
          <w:rPr>
            <w:rFonts w:ascii="Times New Roman" w:hAnsi="Times New Roman" w:cs="Times New Roman"/>
            <w:color w:val="0D0D0D" w:themeColor="text1" w:themeTint="F2"/>
            <w:sz w:val="24"/>
            <w:szCs w:val="24"/>
          </w:rPr>
          <w:t xml:space="preserve">with only 0.1% of the original habitat remaining; small remaining prairie fragments are dominated by native </w:t>
        </w:r>
        <w:r w:rsidRPr="00F8107C">
          <w:rPr>
            <w:rFonts w:ascii="Times New Roman" w:hAnsi="Times New Roman" w:cs="Times New Roman"/>
            <w:color w:val="0D0D0D" w:themeColor="text1" w:themeTint="F2"/>
            <w:sz w:val="24"/>
            <w:szCs w:val="24"/>
          </w:rPr>
          <w:t xml:space="preserve">perennial bunchgrasses, shrubs, and wildflowers </w:t>
        </w:r>
        <w:r>
          <w:rPr>
            <w:rFonts w:ascii="Times New Roman" w:hAnsi="Times New Roman" w:cs="Times New Roman"/>
            <w:noProof/>
            <w:color w:val="0D0D0D" w:themeColor="text1" w:themeTint="F2"/>
            <w:sz w:val="24"/>
            <w:szCs w:val="24"/>
          </w:rPr>
          <w:t>(Looney &amp; Eigenbrode, 2012)</w:t>
        </w:r>
        <w:r>
          <w:rPr>
            <w:rFonts w:ascii="Times New Roman" w:hAnsi="Times New Roman" w:cs="Times New Roman"/>
            <w:color w:val="0D0D0D" w:themeColor="text1" w:themeTint="F2"/>
            <w:sz w:val="24"/>
            <w:szCs w:val="24"/>
          </w:rPr>
          <w:t>.</w:t>
        </w:r>
        <w:r w:rsidRPr="00D3061D">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A</w:t>
        </w:r>
        <w:r w:rsidRPr="00F8107C">
          <w:rPr>
            <w:rFonts w:ascii="Times New Roman" w:hAnsi="Times New Roman" w:cs="Times New Roman"/>
            <w:color w:val="0D0D0D" w:themeColor="text1" w:themeTint="F2"/>
            <w:sz w:val="24"/>
            <w:szCs w:val="24"/>
          </w:rPr>
          <w:t xml:space="preserve"> diverse community of bees is found within the</w:t>
        </w:r>
        <w:r>
          <w:rPr>
            <w:rFonts w:ascii="Times New Roman" w:hAnsi="Times New Roman" w:cs="Times New Roman"/>
            <w:color w:val="0D0D0D" w:themeColor="text1" w:themeTint="F2"/>
            <w:sz w:val="24"/>
            <w:szCs w:val="24"/>
          </w:rPr>
          <w:t>se</w:t>
        </w:r>
        <w:r w:rsidRPr="00F8107C">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 xml:space="preserve">Palouse </w:t>
        </w:r>
        <w:r w:rsidRPr="00F8107C">
          <w:rPr>
            <w:rFonts w:ascii="Times New Roman" w:hAnsi="Times New Roman" w:cs="Times New Roman"/>
            <w:color w:val="0D0D0D" w:themeColor="text1" w:themeTint="F2"/>
            <w:sz w:val="24"/>
            <w:szCs w:val="24"/>
          </w:rPr>
          <w:t>prairie</w:t>
        </w:r>
        <w:r>
          <w:rPr>
            <w:rFonts w:ascii="Times New Roman" w:hAnsi="Times New Roman" w:cs="Times New Roman"/>
            <w:color w:val="0D0D0D" w:themeColor="text1" w:themeTint="F2"/>
            <w:sz w:val="24"/>
            <w:szCs w:val="24"/>
          </w:rPr>
          <w:t xml:space="preserve"> remnants, with </w:t>
        </w:r>
        <w:r w:rsidRPr="00F8107C">
          <w:rPr>
            <w:rFonts w:ascii="Times New Roman" w:hAnsi="Times New Roman" w:cs="Times New Roman"/>
            <w:color w:val="0D0D0D" w:themeColor="text1" w:themeTint="F2"/>
            <w:sz w:val="24"/>
            <w:szCs w:val="24"/>
          </w:rPr>
          <w:t xml:space="preserve">174 species </w:t>
        </w:r>
        <w:r>
          <w:rPr>
            <w:rFonts w:ascii="Times New Roman" w:hAnsi="Times New Roman" w:cs="Times New Roman"/>
            <w:color w:val="0D0D0D" w:themeColor="text1" w:themeTint="F2"/>
            <w:sz w:val="24"/>
            <w:szCs w:val="24"/>
          </w:rPr>
          <w:t xml:space="preserve">found in a recent study </w:t>
        </w:r>
        <w:r>
          <w:rPr>
            <w:rFonts w:ascii="Times New Roman" w:hAnsi="Times New Roman" w:cs="Times New Roman"/>
            <w:noProof/>
            <w:color w:val="0D0D0D" w:themeColor="text1" w:themeTint="F2"/>
            <w:sz w:val="24"/>
            <w:szCs w:val="24"/>
          </w:rPr>
          <w:t>(Rhoades et al., 2017)</w:t>
        </w:r>
        <w:r>
          <w:rPr>
            <w:rFonts w:ascii="Times New Roman" w:hAnsi="Times New Roman" w:cs="Times New Roman"/>
            <w:color w:val="0D0D0D" w:themeColor="text1" w:themeTint="F2"/>
            <w:sz w:val="24"/>
            <w:szCs w:val="24"/>
          </w:rPr>
          <w:t xml:space="preserve">. </w:t>
        </w:r>
        <w:commentRangeStart w:id="59"/>
        <w:r w:rsidRPr="00E42DCB">
          <w:rPr>
            <w:rFonts w:ascii="Times New Roman" w:hAnsi="Times New Roman" w:cs="Times New Roman"/>
            <w:color w:val="0D0D0D" w:themeColor="text1" w:themeTint="F2"/>
            <w:sz w:val="24"/>
            <w:szCs w:val="24"/>
          </w:rPr>
          <w:t>As canola offers a n</w:t>
        </w:r>
        <w:r>
          <w:rPr>
            <w:rFonts w:ascii="Times New Roman" w:hAnsi="Times New Roman" w:cs="Times New Roman"/>
            <w:color w:val="0D0D0D" w:themeColor="text1" w:themeTint="F2"/>
            <w:sz w:val="24"/>
            <w:szCs w:val="24"/>
          </w:rPr>
          <w:t>ew</w:t>
        </w:r>
        <w:r w:rsidRPr="00E42DCB">
          <w:rPr>
            <w:rFonts w:ascii="Times New Roman" w:hAnsi="Times New Roman" w:cs="Times New Roman"/>
            <w:color w:val="0D0D0D" w:themeColor="text1" w:themeTint="F2"/>
            <w:sz w:val="24"/>
            <w:szCs w:val="24"/>
          </w:rPr>
          <w:t xml:space="preserve"> and abundant food resource for bees</w:t>
        </w:r>
        <w:r>
          <w:rPr>
            <w:rFonts w:ascii="Times New Roman" w:hAnsi="Times New Roman" w:cs="Times New Roman"/>
            <w:color w:val="0D0D0D" w:themeColor="text1" w:themeTint="F2"/>
            <w:sz w:val="24"/>
            <w:szCs w:val="24"/>
          </w:rPr>
          <w:t xml:space="preserve"> in the region</w:t>
        </w:r>
        <w:r w:rsidRPr="00E42DCB">
          <w:rPr>
            <w:rFonts w:ascii="Times New Roman" w:hAnsi="Times New Roman" w:cs="Times New Roman"/>
            <w:color w:val="0D0D0D" w:themeColor="text1" w:themeTint="F2"/>
            <w:sz w:val="24"/>
            <w:szCs w:val="24"/>
          </w:rPr>
          <w:t>, the risk for destabilization of these remnant communities must be assessed</w:t>
        </w:r>
        <w:r>
          <w:rPr>
            <w:rFonts w:ascii="Times New Roman" w:hAnsi="Times New Roman" w:cs="Times New Roman"/>
            <w:color w:val="0D0D0D" w:themeColor="text1" w:themeTint="F2"/>
            <w:sz w:val="24"/>
            <w:szCs w:val="24"/>
          </w:rPr>
          <w:t xml:space="preserve"> </w:t>
        </w:r>
        <w:r>
          <w:rPr>
            <w:rFonts w:ascii="Times New Roman" w:hAnsi="Times New Roman" w:cs="Times New Roman"/>
            <w:color w:val="000000" w:themeColor="text1"/>
            <w:sz w:val="24"/>
            <w:szCs w:val="24"/>
          </w:rPr>
          <w:t>to understand the long-term stability and health of pollinator communities in this region.</w:t>
        </w:r>
        <w:commentRangeEnd w:id="59"/>
        <w:r>
          <w:rPr>
            <w:rStyle w:val="CommentReference"/>
            <w:rFonts w:ascii="Times New Roman" w:hAnsi="Times New Roman" w:cs="Times New Roman"/>
            <w:sz w:val="24"/>
            <w:szCs w:val="24"/>
          </w:rPr>
          <w:commentReference w:id="59"/>
        </w:r>
      </w:ins>
    </w:p>
    <w:p w14:paraId="36BBAA8F" w14:textId="79FBAE32" w:rsidR="009A7913" w:rsidRDefault="009A7913" w:rsidP="00376DED">
      <w:pPr>
        <w:spacing w:after="0" w:line="480" w:lineRule="auto"/>
        <w:ind w:firstLine="540"/>
        <w:rPr>
          <w:rFonts w:ascii="Times New Roman" w:hAnsi="Times New Roman" w:cs="Times New Roman"/>
          <w:color w:val="0D0D0D" w:themeColor="text1" w:themeTint="F2"/>
          <w:sz w:val="24"/>
          <w:szCs w:val="24"/>
        </w:rPr>
      </w:pPr>
      <w:r w:rsidRPr="7D28D366">
        <w:rPr>
          <w:rFonts w:ascii="Times New Roman" w:hAnsi="Times New Roman" w:cs="Times New Roman"/>
          <w:color w:val="0D0D0D" w:themeColor="text1" w:themeTint="F2"/>
          <w:sz w:val="24"/>
          <w:szCs w:val="24"/>
        </w:rPr>
        <w:t xml:space="preserve">Here we assessed plant-pollinator community stability </w:t>
      </w:r>
      <w:r w:rsidR="00F66309">
        <w:rPr>
          <w:rFonts w:ascii="Times New Roman" w:hAnsi="Times New Roman" w:cs="Times New Roman"/>
          <w:color w:val="0D0D0D" w:themeColor="text1" w:themeTint="F2"/>
          <w:sz w:val="24"/>
          <w:szCs w:val="24"/>
        </w:rPr>
        <w:t xml:space="preserve">and individual bee </w:t>
      </w:r>
      <w:del w:id="60" w:author="Helmreich, Salena" w:date="2026-04-14T17:09:00Z" w16du:dateUtc="2026-04-14T15:09:00Z">
        <w:r w:rsidR="00F66309" w:rsidDel="0091694C">
          <w:rPr>
            <w:rFonts w:ascii="Times New Roman" w:hAnsi="Times New Roman" w:cs="Times New Roman"/>
            <w:color w:val="0D0D0D" w:themeColor="text1" w:themeTint="F2"/>
            <w:sz w:val="24"/>
            <w:szCs w:val="24"/>
          </w:rPr>
          <w:delText xml:space="preserve">health </w:delText>
        </w:r>
      </w:del>
      <w:ins w:id="61" w:author="Helmreich, Salena" w:date="2026-04-14T17:09:00Z" w16du:dateUtc="2026-04-14T15:09:00Z">
        <w:r w:rsidR="0091694C">
          <w:rPr>
            <w:rFonts w:ascii="Times New Roman" w:hAnsi="Times New Roman" w:cs="Times New Roman"/>
            <w:color w:val="0D0D0D" w:themeColor="text1" w:themeTint="F2"/>
            <w:sz w:val="24"/>
            <w:szCs w:val="24"/>
          </w:rPr>
          <w:t xml:space="preserve">size </w:t>
        </w:r>
      </w:ins>
      <w:r w:rsidRPr="7D28D366">
        <w:rPr>
          <w:rFonts w:ascii="Times New Roman" w:hAnsi="Times New Roman" w:cs="Times New Roman"/>
          <w:color w:val="0D0D0D" w:themeColor="text1" w:themeTint="F2"/>
          <w:sz w:val="24"/>
          <w:szCs w:val="24"/>
        </w:rPr>
        <w:t xml:space="preserve">in natural </w:t>
      </w:r>
      <w:r w:rsidRPr="00A37961">
        <w:rPr>
          <w:rFonts w:ascii="Times New Roman" w:hAnsi="Times New Roman" w:cs="Times New Roman"/>
          <w:color w:val="0D0D0D" w:themeColor="text1" w:themeTint="F2"/>
          <w:sz w:val="24"/>
          <w:szCs w:val="24"/>
        </w:rPr>
        <w:t xml:space="preserve">areas </w:t>
      </w:r>
      <w:r w:rsidR="00F66309" w:rsidRPr="00A37961">
        <w:rPr>
          <w:rFonts w:ascii="Times New Roman" w:hAnsi="Times New Roman" w:cs="Times New Roman"/>
          <w:color w:val="0D0D0D" w:themeColor="text1" w:themeTint="F2"/>
          <w:sz w:val="24"/>
          <w:szCs w:val="24"/>
        </w:rPr>
        <w:t xml:space="preserve">adjacent to canola, a common </w:t>
      </w:r>
      <w:del w:id="62" w:author="Helmreich, Salena" w:date="2026-04-03T11:28:00Z" w16du:dateUtc="2026-04-03T09:28:00Z">
        <w:r w:rsidRPr="00A37961" w:rsidDel="008F76F0">
          <w:rPr>
            <w:rFonts w:ascii="Times New Roman" w:hAnsi="Times New Roman" w:cs="Times New Roman"/>
            <w:color w:val="0D0D0D" w:themeColor="text1" w:themeTint="F2"/>
            <w:sz w:val="24"/>
            <w:szCs w:val="24"/>
          </w:rPr>
          <w:delText>pulse</w:delText>
        </w:r>
      </w:del>
      <w:ins w:id="63" w:author="Helmreich, Salena" w:date="2026-04-03T11:28:00Z" w16du:dateUtc="2026-04-03T09:28:00Z">
        <w:r w:rsidR="008F76F0">
          <w:rPr>
            <w:rFonts w:ascii="Times New Roman" w:hAnsi="Times New Roman" w:cs="Times New Roman"/>
            <w:color w:val="0D0D0D" w:themeColor="text1" w:themeTint="F2"/>
            <w:sz w:val="24"/>
            <w:szCs w:val="24"/>
          </w:rPr>
          <w:t>mass</w:t>
        </w:r>
      </w:ins>
      <w:r w:rsidRPr="00A37961">
        <w:rPr>
          <w:rFonts w:ascii="Times New Roman" w:hAnsi="Times New Roman" w:cs="Times New Roman"/>
          <w:color w:val="0D0D0D" w:themeColor="text1" w:themeTint="F2"/>
          <w:sz w:val="24"/>
          <w:szCs w:val="24"/>
        </w:rPr>
        <w:t xml:space="preserve">-blooming crop </w:t>
      </w:r>
      <w:r w:rsidR="00DC4301" w:rsidRPr="00A37961">
        <w:rPr>
          <w:rFonts w:ascii="Times New Roman" w:hAnsi="Times New Roman" w:cs="Times New Roman"/>
          <w:noProof/>
          <w:color w:val="0D0D0D" w:themeColor="text1" w:themeTint="F2"/>
          <w:sz w:val="24"/>
          <w:szCs w:val="24"/>
        </w:rPr>
        <w:t>(</w:t>
      </w:r>
      <w:r w:rsidR="00A37961" w:rsidRPr="00A37961">
        <w:rPr>
          <w:rFonts w:ascii="Times New Roman" w:hAnsi="Times New Roman" w:cs="Times New Roman"/>
          <w:noProof/>
          <w:color w:val="0D0D0D" w:themeColor="text1" w:themeTint="F2"/>
          <w:sz w:val="24"/>
          <w:szCs w:val="24"/>
        </w:rPr>
        <w:t xml:space="preserve">Lichtenberg et al., 2023; </w:t>
      </w:r>
      <w:r w:rsidR="00DC4301" w:rsidRPr="00A37961">
        <w:rPr>
          <w:rFonts w:ascii="Times New Roman" w:hAnsi="Times New Roman" w:cs="Times New Roman"/>
          <w:noProof/>
          <w:color w:val="0D0D0D" w:themeColor="text1" w:themeTint="F2"/>
          <w:sz w:val="24"/>
          <w:szCs w:val="24"/>
        </w:rPr>
        <w:t>Olsson et al.</w:t>
      </w:r>
      <w:r w:rsidR="00A37961" w:rsidRPr="00A37961">
        <w:rPr>
          <w:rFonts w:ascii="Times New Roman" w:hAnsi="Times New Roman" w:cs="Times New Roman"/>
          <w:noProof/>
          <w:color w:val="0D0D0D" w:themeColor="text1" w:themeTint="F2"/>
          <w:sz w:val="24"/>
          <w:szCs w:val="24"/>
        </w:rPr>
        <w:t>,</w:t>
      </w:r>
      <w:r w:rsidR="00DC4301" w:rsidRPr="00A37961">
        <w:rPr>
          <w:rFonts w:ascii="Times New Roman" w:hAnsi="Times New Roman" w:cs="Times New Roman"/>
          <w:noProof/>
          <w:color w:val="0D0D0D" w:themeColor="text1" w:themeTint="F2"/>
          <w:sz w:val="24"/>
          <w:szCs w:val="24"/>
        </w:rPr>
        <w:t xml:space="preserve"> 202</w:t>
      </w:r>
      <w:r w:rsidR="006A54B6" w:rsidRPr="00A37961">
        <w:rPr>
          <w:rFonts w:ascii="Times New Roman" w:hAnsi="Times New Roman" w:cs="Times New Roman"/>
          <w:noProof/>
          <w:color w:val="0D0D0D" w:themeColor="text1" w:themeTint="F2"/>
          <w:sz w:val="24"/>
          <w:szCs w:val="24"/>
        </w:rPr>
        <w:t>5</w:t>
      </w:r>
      <w:r w:rsidR="00DC4301" w:rsidRPr="00A37961">
        <w:rPr>
          <w:rFonts w:ascii="Times New Roman" w:hAnsi="Times New Roman" w:cs="Times New Roman"/>
          <w:noProof/>
          <w:color w:val="0D0D0D" w:themeColor="text1" w:themeTint="F2"/>
          <w:sz w:val="24"/>
          <w:szCs w:val="24"/>
        </w:rPr>
        <w:t>)</w:t>
      </w:r>
      <w:r w:rsidR="00DC4301" w:rsidRPr="00A37961">
        <w:rPr>
          <w:rFonts w:ascii="Times New Roman" w:hAnsi="Times New Roman" w:cs="Times New Roman"/>
          <w:color w:val="0D0D0D" w:themeColor="text1" w:themeTint="F2"/>
          <w:sz w:val="24"/>
          <w:szCs w:val="24"/>
        </w:rPr>
        <w:t xml:space="preserve">. </w:t>
      </w:r>
      <w:del w:id="64" w:author="Helmreich, Salena" w:date="2026-04-14T17:18:00Z" w16du:dateUtc="2026-04-14T15:18:00Z">
        <w:r w:rsidR="00F66309" w:rsidRPr="00A37961" w:rsidDel="0019294D">
          <w:rPr>
            <w:rFonts w:ascii="Times New Roman" w:hAnsi="Times New Roman" w:cs="Times New Roman"/>
            <w:color w:val="0D0D0D" w:themeColor="text1" w:themeTint="F2"/>
            <w:sz w:val="24"/>
            <w:szCs w:val="24"/>
          </w:rPr>
          <w:delText xml:space="preserve">In eastern Washington and northern Idaho, </w:delText>
        </w:r>
        <w:r w:rsidR="00A37961" w:rsidRPr="00A37961" w:rsidDel="0019294D">
          <w:rPr>
            <w:rFonts w:ascii="Times New Roman" w:hAnsi="Times New Roman" w:cs="Times New Roman"/>
            <w:color w:val="0D0D0D" w:themeColor="text1" w:themeTint="F2"/>
            <w:sz w:val="24"/>
            <w:szCs w:val="24"/>
          </w:rPr>
          <w:delText xml:space="preserve">an area known as the Palouse Prairie, </w:delText>
        </w:r>
        <w:r w:rsidR="00F66309" w:rsidRPr="00A37961" w:rsidDel="0019294D">
          <w:rPr>
            <w:rFonts w:ascii="Times New Roman" w:hAnsi="Times New Roman" w:cs="Times New Roman"/>
            <w:color w:val="0D0D0D" w:themeColor="text1" w:themeTint="F2"/>
            <w:sz w:val="24"/>
            <w:szCs w:val="24"/>
          </w:rPr>
          <w:delText xml:space="preserve">acreage of canola has grown from 10K to nearly 150K acres </w:delText>
        </w:r>
        <w:r w:rsidR="00A37961" w:rsidRPr="00A37961" w:rsidDel="0019294D">
          <w:rPr>
            <w:rFonts w:ascii="Times New Roman" w:hAnsi="Times New Roman" w:cs="Times New Roman"/>
            <w:color w:val="0D0D0D" w:themeColor="text1" w:themeTint="F2"/>
            <w:sz w:val="24"/>
            <w:szCs w:val="24"/>
          </w:rPr>
          <w:delText xml:space="preserve">from 2007 to 2022 </w:delText>
        </w:r>
        <w:r w:rsidR="00F66309" w:rsidRPr="00A37961" w:rsidDel="0019294D">
          <w:rPr>
            <w:rFonts w:ascii="Times New Roman" w:hAnsi="Times New Roman" w:cs="Times New Roman"/>
            <w:color w:val="0D0D0D" w:themeColor="text1" w:themeTint="F2"/>
            <w:sz w:val="24"/>
            <w:szCs w:val="24"/>
          </w:rPr>
          <w:delText>(</w:delText>
        </w:r>
        <w:r w:rsidR="0027453A" w:rsidDel="0019294D">
          <w:rPr>
            <w:rFonts w:ascii="Times New Roman" w:hAnsi="Times New Roman" w:cs="Times New Roman"/>
            <w:color w:val="0D0D0D" w:themeColor="text1" w:themeTint="F2"/>
            <w:sz w:val="24"/>
            <w:szCs w:val="24"/>
          </w:rPr>
          <w:delText>USDA NASS, 2022b</w:delText>
        </w:r>
        <w:r w:rsidR="00F66309" w:rsidRPr="00A37961" w:rsidDel="0019294D">
          <w:rPr>
            <w:rFonts w:ascii="Times New Roman" w:hAnsi="Times New Roman" w:cs="Times New Roman"/>
            <w:color w:val="0D0D0D" w:themeColor="text1" w:themeTint="F2"/>
            <w:sz w:val="24"/>
            <w:szCs w:val="24"/>
          </w:rPr>
          <w:delText xml:space="preserve">). </w:delText>
        </w:r>
      </w:del>
      <w:r w:rsidR="00F66309" w:rsidRPr="00A37961">
        <w:rPr>
          <w:rFonts w:ascii="Times New Roman" w:hAnsi="Times New Roman" w:cs="Times New Roman"/>
          <w:color w:val="0D0D0D" w:themeColor="text1" w:themeTint="F2"/>
          <w:sz w:val="24"/>
          <w:szCs w:val="24"/>
        </w:rPr>
        <w:t>Although canola is known to affect bee communit</w:t>
      </w:r>
      <w:r w:rsidR="00A37961" w:rsidRPr="00A37961">
        <w:rPr>
          <w:rFonts w:ascii="Times New Roman" w:hAnsi="Times New Roman" w:cs="Times New Roman"/>
          <w:color w:val="0D0D0D" w:themeColor="text1" w:themeTint="F2"/>
          <w:sz w:val="24"/>
          <w:szCs w:val="24"/>
        </w:rPr>
        <w:t>y diversity and abundance in the Palouse</w:t>
      </w:r>
      <w:r w:rsidR="00F66309" w:rsidRPr="00A37961">
        <w:rPr>
          <w:rFonts w:ascii="Times New Roman" w:hAnsi="Times New Roman" w:cs="Times New Roman"/>
          <w:color w:val="0D0D0D" w:themeColor="text1" w:themeTint="F2"/>
          <w:sz w:val="24"/>
          <w:szCs w:val="24"/>
        </w:rPr>
        <w:t xml:space="preserve"> </w:t>
      </w:r>
      <w:r w:rsidR="001F2218" w:rsidRPr="00A37961">
        <w:rPr>
          <w:rFonts w:ascii="Times New Roman" w:hAnsi="Times New Roman" w:cs="Times New Roman"/>
          <w:noProof/>
          <w:color w:val="0D0D0D" w:themeColor="text1" w:themeTint="F2"/>
          <w:sz w:val="24"/>
          <w:szCs w:val="24"/>
        </w:rPr>
        <w:t>(</w:t>
      </w:r>
      <w:r w:rsidR="00A37961" w:rsidRPr="00A37961">
        <w:rPr>
          <w:rFonts w:ascii="Times New Roman" w:hAnsi="Times New Roman" w:cs="Times New Roman"/>
          <w:noProof/>
          <w:color w:val="0D0D0D" w:themeColor="text1" w:themeTint="F2"/>
          <w:sz w:val="24"/>
          <w:szCs w:val="24"/>
        </w:rPr>
        <w:t xml:space="preserve">Lichtenberg et al., 2023; </w:t>
      </w:r>
      <w:r w:rsidR="001F2218" w:rsidRPr="00A37961">
        <w:rPr>
          <w:rFonts w:ascii="Times New Roman" w:hAnsi="Times New Roman" w:cs="Times New Roman"/>
          <w:noProof/>
          <w:color w:val="0D0D0D" w:themeColor="text1" w:themeTint="F2"/>
          <w:sz w:val="24"/>
          <w:szCs w:val="24"/>
        </w:rPr>
        <w:t>Olsson et al. 2025)</w:t>
      </w:r>
      <w:r w:rsidR="00F66309" w:rsidRPr="00A37961">
        <w:rPr>
          <w:rFonts w:ascii="Times New Roman" w:hAnsi="Times New Roman" w:cs="Times New Roman"/>
          <w:color w:val="0D0D0D" w:themeColor="text1" w:themeTint="F2"/>
          <w:sz w:val="24"/>
          <w:szCs w:val="24"/>
        </w:rPr>
        <w:t xml:space="preserve"> it is relatively unknown whether this pulsed </w:t>
      </w:r>
      <w:ins w:id="65" w:author="Helmreich, Salena" w:date="2026-04-03T11:29:00Z" w16du:dateUtc="2026-04-03T09:29:00Z">
        <w:r w:rsidR="008F76F0">
          <w:rPr>
            <w:rFonts w:ascii="Times New Roman" w:hAnsi="Times New Roman" w:cs="Times New Roman"/>
            <w:color w:val="0D0D0D" w:themeColor="text1" w:themeTint="F2"/>
            <w:sz w:val="24"/>
            <w:szCs w:val="24"/>
          </w:rPr>
          <w:t xml:space="preserve">floral </w:t>
        </w:r>
      </w:ins>
      <w:r w:rsidR="00F66309" w:rsidRPr="00A37961">
        <w:rPr>
          <w:rFonts w:ascii="Times New Roman" w:hAnsi="Times New Roman" w:cs="Times New Roman"/>
          <w:color w:val="0D0D0D" w:themeColor="text1" w:themeTint="F2"/>
          <w:sz w:val="24"/>
          <w:szCs w:val="24"/>
        </w:rPr>
        <w:t xml:space="preserve">resource affects bee health. </w:t>
      </w:r>
      <w:commentRangeStart w:id="66"/>
      <w:r w:rsidR="0015475B">
        <w:rPr>
          <w:rFonts w:ascii="Times New Roman" w:hAnsi="Times New Roman" w:cs="Times New Roman"/>
          <w:noProof/>
          <w:sz w:val="24"/>
          <w:szCs w:val="24"/>
        </w:rPr>
        <w:t xml:space="preserve">Bee size is </w:t>
      </w:r>
      <w:del w:id="67" w:author="Helmreich, Salena" w:date="2026-04-14T17:16:00Z" w16du:dateUtc="2026-04-14T15:16:00Z">
        <w:r w:rsidR="0015475B" w:rsidDel="0015475B">
          <w:rPr>
            <w:rFonts w:ascii="Times New Roman" w:hAnsi="Times New Roman" w:cs="Times New Roman"/>
            <w:noProof/>
            <w:sz w:val="24"/>
            <w:szCs w:val="24"/>
          </w:rPr>
          <w:delText xml:space="preserve">also </w:delText>
        </w:r>
      </w:del>
      <w:r w:rsidR="0015475B">
        <w:rPr>
          <w:rFonts w:ascii="Times New Roman" w:hAnsi="Times New Roman" w:cs="Times New Roman"/>
          <w:sz w:val="24"/>
          <w:szCs w:val="24"/>
        </w:rPr>
        <w:t xml:space="preserve">highly correlated to food provisioning in the larval stage and thereby a rough proxy for food quality </w:t>
      </w:r>
      <w:r w:rsidR="0015475B">
        <w:rPr>
          <w:rFonts w:ascii="Times New Roman" w:hAnsi="Times New Roman" w:cs="Times New Roman"/>
          <w:noProof/>
          <w:sz w:val="24"/>
          <w:szCs w:val="24"/>
        </w:rPr>
        <w:t>(Roulston &amp; Cane, 2000; Lawson et al., 2017)</w:t>
      </w:r>
      <w:r w:rsidR="0015475B">
        <w:rPr>
          <w:rFonts w:ascii="Times New Roman" w:hAnsi="Times New Roman" w:cs="Times New Roman"/>
          <w:sz w:val="24"/>
          <w:szCs w:val="24"/>
        </w:rPr>
        <w:t>.</w:t>
      </w:r>
      <w:commentRangeEnd w:id="66"/>
      <w:ins w:id="68" w:author="Helmreich, Salena" w:date="2026-04-14T17:16:00Z" w16du:dateUtc="2026-04-14T15:16:00Z">
        <w:r w:rsidR="0015475B">
          <w:rPr>
            <w:rStyle w:val="CommentReference"/>
            <w:rFonts w:ascii="Times New Roman" w:hAnsi="Times New Roman" w:cs="Times New Roman"/>
            <w:sz w:val="24"/>
            <w:szCs w:val="24"/>
          </w:rPr>
          <w:commentReference w:id="66"/>
        </w:r>
      </w:ins>
      <w:ins w:id="69" w:author="Helmreich, Salena" w:date="2026-04-14T17:17:00Z" w16du:dateUtc="2026-04-14T15:17:00Z">
        <w:r w:rsidR="0015475B">
          <w:rPr>
            <w:rFonts w:ascii="Times New Roman" w:hAnsi="Times New Roman" w:cs="Times New Roman"/>
            <w:sz w:val="24"/>
            <w:szCs w:val="24"/>
          </w:rPr>
          <w:t xml:space="preserve"> </w:t>
        </w:r>
      </w:ins>
      <w:r w:rsidR="00F66309" w:rsidRPr="00A37961">
        <w:rPr>
          <w:rFonts w:ascii="Times New Roman" w:hAnsi="Times New Roman" w:cs="Times New Roman"/>
          <w:color w:val="0D0D0D" w:themeColor="text1" w:themeTint="F2"/>
          <w:sz w:val="24"/>
          <w:szCs w:val="24"/>
        </w:rPr>
        <w:t xml:space="preserve">To test this, we </w:t>
      </w:r>
      <w:r w:rsidRPr="00A37961">
        <w:rPr>
          <w:rFonts w:ascii="Times New Roman" w:hAnsi="Times New Roman" w:cs="Times New Roman"/>
          <w:color w:val="0D0D0D" w:themeColor="text1" w:themeTint="F2"/>
          <w:sz w:val="24"/>
          <w:szCs w:val="24"/>
        </w:rPr>
        <w:t>completed bee and plant biodiversity studies in natural areas before, during, and after nearby canola bloom</w:t>
      </w:r>
      <w:r w:rsidR="00F66309" w:rsidRPr="00A37961">
        <w:rPr>
          <w:rFonts w:ascii="Times New Roman" w:hAnsi="Times New Roman" w:cs="Times New Roman"/>
          <w:color w:val="0D0D0D" w:themeColor="text1" w:themeTint="F2"/>
          <w:sz w:val="24"/>
          <w:szCs w:val="24"/>
        </w:rPr>
        <w:t>. We</w:t>
      </w:r>
      <w:r w:rsidR="00F66309">
        <w:rPr>
          <w:rFonts w:ascii="Times New Roman" w:hAnsi="Times New Roman" w:cs="Times New Roman"/>
          <w:color w:val="0D0D0D" w:themeColor="text1" w:themeTint="F2"/>
          <w:sz w:val="24"/>
          <w:szCs w:val="24"/>
        </w:rPr>
        <w:t xml:space="preserve"> then </w:t>
      </w:r>
      <w:r w:rsidRPr="00F8107C">
        <w:rPr>
          <w:rFonts w:ascii="Times New Roman" w:hAnsi="Times New Roman" w:cs="Times New Roman"/>
          <w:color w:val="0D0D0D" w:themeColor="text1" w:themeTint="F2"/>
          <w:sz w:val="24"/>
          <w:szCs w:val="24"/>
        </w:rPr>
        <w:t>assessed impact</w:t>
      </w:r>
      <w:r w:rsidR="00F66309">
        <w:rPr>
          <w:rFonts w:ascii="Times New Roman" w:hAnsi="Times New Roman" w:cs="Times New Roman"/>
          <w:color w:val="0D0D0D" w:themeColor="text1" w:themeTint="F2"/>
          <w:sz w:val="24"/>
          <w:szCs w:val="24"/>
        </w:rPr>
        <w:t>s</w:t>
      </w:r>
      <w:r w:rsidRPr="00F8107C">
        <w:rPr>
          <w:rFonts w:ascii="Times New Roman" w:hAnsi="Times New Roman" w:cs="Times New Roman"/>
          <w:color w:val="0D0D0D" w:themeColor="text1" w:themeTint="F2"/>
          <w:sz w:val="24"/>
          <w:szCs w:val="24"/>
        </w:rPr>
        <w:t xml:space="preserve"> of canola on</w:t>
      </w:r>
      <w:r w:rsidR="007B4FD3">
        <w:rPr>
          <w:rFonts w:ascii="Times New Roman" w:hAnsi="Times New Roman" w:cs="Times New Roman"/>
          <w:color w:val="0D0D0D" w:themeColor="text1" w:themeTint="F2"/>
          <w:sz w:val="24"/>
          <w:szCs w:val="24"/>
        </w:rPr>
        <w:t xml:space="preserve"> </w:t>
      </w:r>
      <w:r w:rsidR="00F66309">
        <w:rPr>
          <w:rFonts w:ascii="Times New Roman" w:hAnsi="Times New Roman" w:cs="Times New Roman"/>
          <w:color w:val="0D0D0D" w:themeColor="text1" w:themeTint="F2"/>
          <w:sz w:val="24"/>
          <w:szCs w:val="24"/>
        </w:rPr>
        <w:t xml:space="preserve">bee community structure and </w:t>
      </w:r>
      <w:r w:rsidR="00851B3D" w:rsidRPr="00F8107C">
        <w:rPr>
          <w:rFonts w:ascii="Times New Roman" w:hAnsi="Times New Roman" w:cs="Times New Roman"/>
          <w:color w:val="0D0D0D" w:themeColor="text1" w:themeTint="F2"/>
          <w:sz w:val="24"/>
          <w:szCs w:val="24"/>
        </w:rPr>
        <w:t xml:space="preserve">bee </w:t>
      </w:r>
      <w:r w:rsidR="00E2302F">
        <w:rPr>
          <w:rFonts w:ascii="Times New Roman" w:hAnsi="Times New Roman" w:cs="Times New Roman"/>
          <w:color w:val="0D0D0D" w:themeColor="text1" w:themeTint="F2"/>
          <w:sz w:val="24"/>
          <w:szCs w:val="24"/>
        </w:rPr>
        <w:t>head width</w:t>
      </w:r>
      <w:r w:rsidR="00851B3D" w:rsidRPr="00F8107C">
        <w:rPr>
          <w:rFonts w:ascii="Times New Roman" w:hAnsi="Times New Roman" w:cs="Times New Roman"/>
          <w:color w:val="0D0D0D" w:themeColor="text1" w:themeTint="F2"/>
          <w:sz w:val="24"/>
          <w:szCs w:val="24"/>
        </w:rPr>
        <w:t xml:space="preserve"> </w:t>
      </w:r>
      <w:r w:rsidR="00F66309">
        <w:rPr>
          <w:rFonts w:ascii="Times New Roman" w:hAnsi="Times New Roman" w:cs="Times New Roman"/>
          <w:color w:val="0D0D0D" w:themeColor="text1" w:themeTint="F2"/>
          <w:sz w:val="24"/>
          <w:szCs w:val="24"/>
        </w:rPr>
        <w:t>(</w:t>
      </w:r>
      <w:r w:rsidR="00851B3D" w:rsidRPr="00F8107C">
        <w:rPr>
          <w:rFonts w:ascii="Times New Roman" w:hAnsi="Times New Roman" w:cs="Times New Roman"/>
          <w:color w:val="0D0D0D" w:themeColor="text1" w:themeTint="F2"/>
          <w:sz w:val="24"/>
          <w:szCs w:val="24"/>
        </w:rPr>
        <w:t>a p</w:t>
      </w:r>
      <w:r w:rsidR="1432DA97" w:rsidRPr="7D28D366">
        <w:rPr>
          <w:rFonts w:ascii="Times New Roman" w:hAnsi="Times New Roman" w:cs="Times New Roman"/>
          <w:color w:val="0D0D0D" w:themeColor="text1" w:themeTint="F2"/>
          <w:sz w:val="24"/>
          <w:szCs w:val="24"/>
        </w:rPr>
        <w:t>r</w:t>
      </w:r>
      <w:r w:rsidR="00851B3D" w:rsidRPr="00F8107C">
        <w:rPr>
          <w:rFonts w:ascii="Times New Roman" w:hAnsi="Times New Roman" w:cs="Times New Roman"/>
          <w:color w:val="0D0D0D" w:themeColor="text1" w:themeTint="F2"/>
          <w:sz w:val="24"/>
          <w:szCs w:val="24"/>
        </w:rPr>
        <w:t>oxy</w:t>
      </w:r>
      <w:r w:rsidR="00F66309">
        <w:rPr>
          <w:rFonts w:ascii="Times New Roman" w:hAnsi="Times New Roman" w:cs="Times New Roman"/>
          <w:color w:val="0D0D0D" w:themeColor="text1" w:themeTint="F2"/>
          <w:sz w:val="24"/>
          <w:szCs w:val="24"/>
        </w:rPr>
        <w:t xml:space="preserve"> </w:t>
      </w:r>
      <w:r w:rsidR="00851B3D" w:rsidRPr="00F8107C">
        <w:rPr>
          <w:rFonts w:ascii="Times New Roman" w:hAnsi="Times New Roman" w:cs="Times New Roman"/>
          <w:color w:val="0D0D0D" w:themeColor="text1" w:themeTint="F2"/>
          <w:sz w:val="24"/>
          <w:szCs w:val="24"/>
        </w:rPr>
        <w:t>for health</w:t>
      </w:r>
      <w:r w:rsidR="00F66309">
        <w:rPr>
          <w:rFonts w:ascii="Times New Roman" w:hAnsi="Times New Roman" w:cs="Times New Roman"/>
          <w:color w:val="0D0D0D" w:themeColor="text1" w:themeTint="F2"/>
          <w:sz w:val="24"/>
          <w:szCs w:val="24"/>
        </w:rPr>
        <w:t>)</w:t>
      </w:r>
      <w:ins w:id="70" w:author="Helmreich, Salena" w:date="2026-04-03T11:29:00Z" w16du:dateUtc="2026-04-03T09:29:00Z">
        <w:r w:rsidR="00C80542">
          <w:rPr>
            <w:rFonts w:ascii="Times New Roman" w:hAnsi="Times New Roman" w:cs="Times New Roman"/>
            <w:color w:val="0D0D0D" w:themeColor="text1" w:themeTint="F2"/>
            <w:sz w:val="24"/>
            <w:szCs w:val="24"/>
          </w:rPr>
          <w:t xml:space="preserve"> </w:t>
        </w:r>
      </w:ins>
      <w:r w:rsidR="0006385A">
        <w:rPr>
          <w:rFonts w:ascii="Times New Roman" w:hAnsi="Times New Roman" w:cs="Times New Roman"/>
          <w:noProof/>
          <w:color w:val="EE0000"/>
          <w:sz w:val="24"/>
          <w:szCs w:val="24"/>
        </w:rPr>
        <w:t>(Roulston and Cane 2000)</w:t>
      </w:r>
      <w:r w:rsidRPr="00F8107C">
        <w:rPr>
          <w:rFonts w:ascii="Times New Roman" w:hAnsi="Times New Roman" w:cs="Times New Roman"/>
          <w:color w:val="0D0D0D" w:themeColor="text1" w:themeTint="F2"/>
          <w:sz w:val="24"/>
          <w:szCs w:val="24"/>
        </w:rPr>
        <w:t>.</w:t>
      </w:r>
      <w:r w:rsidRPr="7D28D366">
        <w:rPr>
          <w:rFonts w:ascii="Times New Roman" w:hAnsi="Times New Roman" w:cs="Times New Roman"/>
          <w:color w:val="0D0D0D" w:themeColor="text1" w:themeTint="F2"/>
          <w:sz w:val="24"/>
          <w:szCs w:val="24"/>
        </w:rPr>
        <w:t xml:space="preserve"> </w:t>
      </w:r>
      <w:r w:rsidR="00F66309">
        <w:rPr>
          <w:rFonts w:ascii="Times New Roman" w:hAnsi="Times New Roman" w:cs="Times New Roman"/>
          <w:color w:val="0D0D0D" w:themeColor="text1" w:themeTint="F2"/>
          <w:sz w:val="24"/>
          <w:szCs w:val="24"/>
        </w:rPr>
        <w:t xml:space="preserve">Our study reveals how </w:t>
      </w:r>
      <w:ins w:id="71" w:author="Helmreich, Salena" w:date="2026-04-03T11:30:00Z" w16du:dateUtc="2026-04-03T09:30:00Z">
        <w:r w:rsidR="006B7FD9">
          <w:rPr>
            <w:rFonts w:ascii="Times New Roman" w:hAnsi="Times New Roman" w:cs="Times New Roman"/>
            <w:color w:val="0D0D0D" w:themeColor="text1" w:themeTint="F2"/>
            <w:sz w:val="24"/>
            <w:szCs w:val="24"/>
          </w:rPr>
          <w:t xml:space="preserve">pulsed resources from </w:t>
        </w:r>
      </w:ins>
      <w:r w:rsidR="00F66309">
        <w:rPr>
          <w:rFonts w:ascii="Times New Roman" w:hAnsi="Times New Roman" w:cs="Times New Roman"/>
          <w:color w:val="0D0D0D" w:themeColor="text1" w:themeTint="F2"/>
          <w:sz w:val="24"/>
          <w:szCs w:val="24"/>
        </w:rPr>
        <w:t>monocultures of</w:t>
      </w:r>
      <w:ins w:id="72" w:author="Helmreich, Salena" w:date="2026-04-03T11:30:00Z" w16du:dateUtc="2026-04-03T09:30:00Z">
        <w:r w:rsidR="006B7FD9">
          <w:rPr>
            <w:rFonts w:ascii="Times New Roman" w:hAnsi="Times New Roman" w:cs="Times New Roman"/>
            <w:color w:val="0D0D0D" w:themeColor="text1" w:themeTint="F2"/>
            <w:sz w:val="24"/>
            <w:szCs w:val="24"/>
          </w:rPr>
          <w:t xml:space="preserve"> a</w:t>
        </w:r>
      </w:ins>
      <w:r w:rsidR="00F66309">
        <w:rPr>
          <w:rFonts w:ascii="Times New Roman" w:hAnsi="Times New Roman" w:cs="Times New Roman"/>
          <w:color w:val="0D0D0D" w:themeColor="text1" w:themeTint="F2"/>
          <w:sz w:val="24"/>
          <w:szCs w:val="24"/>
        </w:rPr>
        <w:t xml:space="preserve"> </w:t>
      </w:r>
      <w:ins w:id="73" w:author="Helmreich, Salena" w:date="2026-04-03T11:30:00Z" w16du:dateUtc="2026-04-03T09:30:00Z">
        <w:r w:rsidR="006B7FD9">
          <w:rPr>
            <w:rFonts w:ascii="Times New Roman" w:hAnsi="Times New Roman" w:cs="Times New Roman"/>
            <w:color w:val="0D0D0D" w:themeColor="text1" w:themeTint="F2"/>
            <w:sz w:val="24"/>
            <w:szCs w:val="24"/>
          </w:rPr>
          <w:t xml:space="preserve">mass-blooming crop </w:t>
        </w:r>
      </w:ins>
      <w:del w:id="74" w:author="Helmreich, Salena" w:date="2026-04-03T11:30:00Z" w16du:dateUtc="2026-04-03T09:30:00Z">
        <w:r w:rsidR="00F66309" w:rsidDel="006B7FD9">
          <w:rPr>
            <w:rFonts w:ascii="Times New Roman" w:hAnsi="Times New Roman" w:cs="Times New Roman"/>
            <w:color w:val="0D0D0D" w:themeColor="text1" w:themeTint="F2"/>
            <w:sz w:val="24"/>
            <w:szCs w:val="24"/>
          </w:rPr>
          <w:delText xml:space="preserve">pulsed resources </w:delText>
        </w:r>
      </w:del>
      <w:r w:rsidR="00F66309">
        <w:rPr>
          <w:rFonts w:ascii="Times New Roman" w:hAnsi="Times New Roman" w:cs="Times New Roman"/>
          <w:color w:val="0D0D0D" w:themeColor="text1" w:themeTint="F2"/>
          <w:sz w:val="24"/>
          <w:szCs w:val="24"/>
        </w:rPr>
        <w:t xml:space="preserve">can affect bee community structure </w:t>
      </w:r>
      <w:r w:rsidR="00A37961">
        <w:rPr>
          <w:rFonts w:ascii="Times New Roman" w:hAnsi="Times New Roman" w:cs="Times New Roman"/>
          <w:color w:val="0D0D0D" w:themeColor="text1" w:themeTint="F2"/>
          <w:sz w:val="24"/>
          <w:szCs w:val="24"/>
        </w:rPr>
        <w:t xml:space="preserve">and </w:t>
      </w:r>
      <w:r w:rsidR="00F66309">
        <w:rPr>
          <w:rFonts w:ascii="Times New Roman" w:hAnsi="Times New Roman" w:cs="Times New Roman"/>
          <w:color w:val="0D0D0D" w:themeColor="text1" w:themeTint="F2"/>
          <w:sz w:val="24"/>
          <w:szCs w:val="24"/>
        </w:rPr>
        <w:t xml:space="preserve">the health of individual bees, although effects can vary strongly across </w:t>
      </w:r>
      <w:del w:id="75" w:author="Helmreich, Salena" w:date="2026-04-03T11:30:00Z" w16du:dateUtc="2026-04-03T09:30:00Z">
        <w:r w:rsidR="00F66309" w:rsidDel="00D60BDB">
          <w:rPr>
            <w:rFonts w:ascii="Times New Roman" w:hAnsi="Times New Roman" w:cs="Times New Roman"/>
            <w:color w:val="0D0D0D" w:themeColor="text1" w:themeTint="F2"/>
            <w:sz w:val="24"/>
            <w:szCs w:val="24"/>
          </w:rPr>
          <w:delText xml:space="preserve">species </w:delText>
        </w:r>
      </w:del>
      <w:ins w:id="76" w:author="Helmreich, Salena" w:date="2026-04-03T11:30:00Z" w16du:dateUtc="2026-04-03T09:30:00Z">
        <w:r w:rsidR="00D60BDB">
          <w:rPr>
            <w:rFonts w:ascii="Times New Roman" w:hAnsi="Times New Roman" w:cs="Times New Roman"/>
            <w:color w:val="0D0D0D" w:themeColor="text1" w:themeTint="F2"/>
            <w:sz w:val="24"/>
            <w:szCs w:val="24"/>
          </w:rPr>
          <w:t xml:space="preserve">genera </w:t>
        </w:r>
      </w:ins>
      <w:r w:rsidR="00F66309">
        <w:rPr>
          <w:rFonts w:ascii="Times New Roman" w:hAnsi="Times New Roman" w:cs="Times New Roman"/>
          <w:color w:val="0D0D0D" w:themeColor="text1" w:themeTint="F2"/>
          <w:sz w:val="24"/>
          <w:szCs w:val="24"/>
        </w:rPr>
        <w:t>and landscapes.</w:t>
      </w:r>
    </w:p>
    <w:p w14:paraId="54338041" w14:textId="77777777" w:rsidR="009A7913" w:rsidRPr="004D5766" w:rsidRDefault="009A7913" w:rsidP="00F24086">
      <w:pPr>
        <w:spacing w:after="0" w:line="480" w:lineRule="auto"/>
        <w:ind w:firstLine="720"/>
        <w:rPr>
          <w:rFonts w:ascii="Times New Roman" w:hAnsi="Times New Roman" w:cs="Times New Roman"/>
          <w:sz w:val="24"/>
          <w:szCs w:val="24"/>
        </w:rPr>
      </w:pPr>
    </w:p>
    <w:p w14:paraId="39EDDA87" w14:textId="3949EF94" w:rsidR="00937C4B" w:rsidRPr="00F8107C" w:rsidRDefault="00D52036" w:rsidP="00937C4B">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2 | </w:t>
      </w:r>
      <w:r w:rsidR="00937C4B" w:rsidRPr="00F8107C">
        <w:rPr>
          <w:rFonts w:ascii="Times New Roman" w:hAnsi="Times New Roman" w:cs="Times New Roman"/>
          <w:b/>
          <w:bCs/>
          <w:sz w:val="24"/>
          <w:szCs w:val="24"/>
        </w:rPr>
        <w:t>MATERIALS AND METHODS </w:t>
      </w:r>
    </w:p>
    <w:p w14:paraId="74E547C7" w14:textId="02CD317B" w:rsidR="00937C4B" w:rsidRPr="00D52036" w:rsidDel="00972E96" w:rsidRDefault="00D52036" w:rsidP="00937C4B">
      <w:pPr>
        <w:spacing w:after="0" w:line="480" w:lineRule="auto"/>
        <w:rPr>
          <w:del w:id="77" w:author="Helmreich, Salena" w:date="2026-04-14T17:15:00Z" w16du:dateUtc="2026-04-14T15:15:00Z"/>
          <w:rFonts w:ascii="Times New Roman" w:hAnsi="Times New Roman" w:cs="Times New Roman"/>
          <w:b/>
          <w:bCs/>
          <w:sz w:val="24"/>
          <w:szCs w:val="24"/>
        </w:rPr>
      </w:pPr>
      <w:commentRangeStart w:id="78"/>
      <w:del w:id="79" w:author="Helmreich, Salena" w:date="2026-04-14T17:15:00Z" w16du:dateUtc="2026-04-14T15:15:00Z">
        <w:r w:rsidRPr="00D52036" w:rsidDel="00972E96">
          <w:rPr>
            <w:rFonts w:ascii="Times New Roman" w:hAnsi="Times New Roman" w:cs="Times New Roman"/>
            <w:b/>
            <w:bCs/>
            <w:sz w:val="24"/>
            <w:szCs w:val="24"/>
          </w:rPr>
          <w:delText xml:space="preserve">2.1 </w:delText>
        </w:r>
        <w:r w:rsidDel="00972E96">
          <w:rPr>
            <w:rFonts w:ascii="Times New Roman" w:hAnsi="Times New Roman" w:cs="Times New Roman"/>
            <w:b/>
            <w:bCs/>
            <w:sz w:val="24"/>
            <w:szCs w:val="24"/>
          </w:rPr>
          <w:delText>| S</w:delText>
        </w:r>
        <w:r w:rsidR="00937C4B" w:rsidRPr="00D52036" w:rsidDel="00972E96">
          <w:rPr>
            <w:rFonts w:ascii="Times New Roman" w:hAnsi="Times New Roman" w:cs="Times New Roman"/>
            <w:b/>
            <w:bCs/>
            <w:sz w:val="24"/>
            <w:szCs w:val="24"/>
          </w:rPr>
          <w:delText>tudy system </w:delText>
        </w:r>
        <w:commentRangeEnd w:id="78"/>
        <w:r w:rsidR="003D051F" w:rsidRPr="00D52036" w:rsidDel="00972E96">
          <w:rPr>
            <w:rStyle w:val="CommentReference"/>
            <w:rFonts w:ascii="Times New Roman" w:hAnsi="Times New Roman" w:cs="Times New Roman"/>
            <w:b/>
            <w:bCs/>
            <w:sz w:val="24"/>
            <w:szCs w:val="24"/>
          </w:rPr>
          <w:commentReference w:id="78"/>
        </w:r>
      </w:del>
    </w:p>
    <w:p w14:paraId="7035F16A" w14:textId="31F2D41F" w:rsidR="00311EF3" w:rsidRPr="004D5766" w:rsidDel="00972E96" w:rsidRDefault="00311EF3" w:rsidP="00C219C1">
      <w:pPr>
        <w:spacing w:after="0" w:line="480" w:lineRule="auto"/>
        <w:rPr>
          <w:del w:id="80" w:author="Helmreich, Salena" w:date="2026-04-14T17:15:00Z" w16du:dateUtc="2026-04-14T15:15:00Z"/>
          <w:rFonts w:ascii="Times New Roman" w:hAnsi="Times New Roman" w:cs="Times New Roman"/>
          <w:sz w:val="24"/>
          <w:szCs w:val="24"/>
        </w:rPr>
      </w:pPr>
      <w:del w:id="81" w:author="Helmreich, Salena" w:date="2026-04-14T17:15:00Z" w16du:dateUtc="2026-04-14T15:15:00Z">
        <w:r w:rsidRPr="004F2E00" w:rsidDel="00972E96">
          <w:rPr>
            <w:rFonts w:ascii="Times New Roman" w:hAnsi="Times New Roman" w:cs="Times New Roman"/>
            <w:sz w:val="24"/>
            <w:szCs w:val="24"/>
          </w:rPr>
          <w:lastRenderedPageBreak/>
          <w:delText xml:space="preserve">Canola </w:delText>
        </w:r>
        <w:r w:rsidR="001E2419" w:rsidDel="00972E96">
          <w:rPr>
            <w:rFonts w:ascii="Times New Roman" w:hAnsi="Times New Roman" w:cs="Times New Roman"/>
            <w:sz w:val="24"/>
            <w:szCs w:val="24"/>
          </w:rPr>
          <w:delText>(</w:delText>
        </w:r>
        <w:r w:rsidR="001E2419" w:rsidDel="00972E96">
          <w:rPr>
            <w:rFonts w:ascii="Times New Roman" w:hAnsi="Times New Roman" w:cs="Times New Roman"/>
            <w:i/>
            <w:iCs/>
            <w:sz w:val="24"/>
            <w:szCs w:val="24"/>
          </w:rPr>
          <w:delText xml:space="preserve">Brassica napus) </w:delText>
        </w:r>
        <w:r w:rsidRPr="004F2E00" w:rsidDel="00972E96">
          <w:rPr>
            <w:rFonts w:ascii="Times New Roman" w:hAnsi="Times New Roman" w:cs="Times New Roman"/>
            <w:sz w:val="24"/>
            <w:szCs w:val="24"/>
          </w:rPr>
          <w:delText xml:space="preserve">is a cold-hardy oilseed crop </w:delText>
        </w:r>
        <w:r w:rsidR="00370D97" w:rsidDel="00972E96">
          <w:rPr>
            <w:rFonts w:ascii="Times New Roman" w:hAnsi="Times New Roman" w:cs="Times New Roman"/>
            <w:sz w:val="24"/>
            <w:szCs w:val="24"/>
          </w:rPr>
          <w:delText xml:space="preserve">that </w:delText>
        </w:r>
        <w:r w:rsidRPr="004F2E00" w:rsidDel="00972E96">
          <w:rPr>
            <w:rFonts w:ascii="Times New Roman" w:hAnsi="Times New Roman" w:cs="Times New Roman"/>
            <w:sz w:val="24"/>
            <w:szCs w:val="24"/>
          </w:rPr>
          <w:delText xml:space="preserve">has become increasingly sown in </w:delText>
        </w:r>
        <w:r w:rsidR="00C306AC" w:rsidDel="00972E96">
          <w:rPr>
            <w:rFonts w:ascii="Times New Roman" w:hAnsi="Times New Roman" w:cs="Times New Roman"/>
            <w:sz w:val="24"/>
            <w:szCs w:val="24"/>
          </w:rPr>
          <w:delText xml:space="preserve">the Palouse region of </w:delText>
        </w:r>
        <w:r w:rsidR="00370D97" w:rsidDel="00972E96">
          <w:rPr>
            <w:rFonts w:ascii="Times New Roman" w:hAnsi="Times New Roman" w:cs="Times New Roman"/>
            <w:sz w:val="24"/>
            <w:szCs w:val="24"/>
          </w:rPr>
          <w:delText>e</w:delText>
        </w:r>
        <w:r w:rsidR="00C306AC" w:rsidDel="00972E96">
          <w:rPr>
            <w:rFonts w:ascii="Times New Roman" w:hAnsi="Times New Roman" w:cs="Times New Roman"/>
            <w:sz w:val="24"/>
            <w:szCs w:val="24"/>
          </w:rPr>
          <w:delText xml:space="preserve">astern </w:delText>
        </w:r>
        <w:r w:rsidRPr="004F2E00" w:rsidDel="00972E96">
          <w:rPr>
            <w:rFonts w:ascii="Times New Roman" w:hAnsi="Times New Roman" w:cs="Times New Roman"/>
            <w:sz w:val="24"/>
            <w:szCs w:val="24"/>
          </w:rPr>
          <w:delText>Washington</w:delText>
        </w:r>
        <w:r w:rsidR="00370D97" w:rsidDel="00972E96">
          <w:rPr>
            <w:rFonts w:ascii="Times New Roman" w:hAnsi="Times New Roman" w:cs="Times New Roman"/>
            <w:sz w:val="24"/>
            <w:szCs w:val="24"/>
          </w:rPr>
          <w:delText xml:space="preserve"> and northern Idaho States. Canola</w:delText>
        </w:r>
        <w:r w:rsidR="00C306AC" w:rsidDel="00972E96">
          <w:rPr>
            <w:rFonts w:ascii="Times New Roman" w:hAnsi="Times New Roman" w:cs="Times New Roman"/>
            <w:sz w:val="24"/>
            <w:szCs w:val="24"/>
          </w:rPr>
          <w:delText xml:space="preserve"> </w:delText>
        </w:r>
        <w:r w:rsidR="00370D97" w:rsidDel="00972E96">
          <w:rPr>
            <w:rFonts w:ascii="Times New Roman" w:hAnsi="Times New Roman" w:cs="Times New Roman"/>
            <w:sz w:val="24"/>
            <w:szCs w:val="24"/>
          </w:rPr>
          <w:delText xml:space="preserve">is a reliable crop in rotation with wheat and legumes that aids in </w:delText>
        </w:r>
        <w:r w:rsidR="001E2419" w:rsidDel="00972E96">
          <w:rPr>
            <w:rFonts w:ascii="Times New Roman" w:hAnsi="Times New Roman" w:cs="Times New Roman"/>
            <w:sz w:val="24"/>
            <w:szCs w:val="24"/>
          </w:rPr>
          <w:delText xml:space="preserve">weed control and nutrient cycling </w:delText>
        </w:r>
        <w:r w:rsidR="00370D97" w:rsidDel="00972E96">
          <w:rPr>
            <w:rFonts w:ascii="Times New Roman" w:hAnsi="Times New Roman" w:cs="Times New Roman"/>
            <w:sz w:val="24"/>
            <w:szCs w:val="24"/>
          </w:rPr>
          <w:delText xml:space="preserve">while providing a unique income stream </w:delText>
        </w:r>
        <w:r w:rsidR="00705677" w:rsidDel="00972E96">
          <w:rPr>
            <w:rFonts w:ascii="Times New Roman" w:hAnsi="Times New Roman" w:cs="Times New Roman"/>
            <w:noProof/>
            <w:sz w:val="24"/>
            <w:szCs w:val="24"/>
          </w:rPr>
          <w:delText xml:space="preserve">(Esser </w:delText>
        </w:r>
        <w:r w:rsidR="00A37961" w:rsidDel="00972E96">
          <w:rPr>
            <w:rFonts w:ascii="Times New Roman" w:hAnsi="Times New Roman" w:cs="Times New Roman"/>
            <w:noProof/>
            <w:sz w:val="24"/>
            <w:szCs w:val="24"/>
          </w:rPr>
          <w:delText>&amp;</w:delText>
        </w:r>
        <w:r w:rsidR="00705677" w:rsidDel="00972E96">
          <w:rPr>
            <w:rFonts w:ascii="Times New Roman" w:hAnsi="Times New Roman" w:cs="Times New Roman"/>
            <w:noProof/>
            <w:sz w:val="24"/>
            <w:szCs w:val="24"/>
          </w:rPr>
          <w:delText xml:space="preserve"> Hennings</w:delText>
        </w:r>
        <w:r w:rsidR="00A37961" w:rsidDel="00972E96">
          <w:rPr>
            <w:rFonts w:ascii="Times New Roman" w:hAnsi="Times New Roman" w:cs="Times New Roman"/>
            <w:noProof/>
            <w:sz w:val="24"/>
            <w:szCs w:val="24"/>
          </w:rPr>
          <w:delText>,</w:delText>
        </w:r>
        <w:r w:rsidR="00705677" w:rsidDel="00972E96">
          <w:rPr>
            <w:rFonts w:ascii="Times New Roman" w:hAnsi="Times New Roman" w:cs="Times New Roman"/>
            <w:noProof/>
            <w:sz w:val="24"/>
            <w:szCs w:val="24"/>
          </w:rPr>
          <w:delText xml:space="preserve"> 2012)</w:delText>
        </w:r>
        <w:r w:rsidR="00705677" w:rsidDel="00972E96">
          <w:rPr>
            <w:rFonts w:ascii="Times New Roman" w:hAnsi="Times New Roman" w:cs="Times New Roman"/>
            <w:sz w:val="24"/>
            <w:szCs w:val="24"/>
          </w:rPr>
          <w:delText xml:space="preserve">. </w:delText>
        </w:r>
        <w:r w:rsidR="00D3061D" w:rsidRPr="00D3061D" w:rsidDel="00972E96">
          <w:rPr>
            <w:rFonts w:ascii="Times New Roman" w:hAnsi="Times New Roman" w:cs="Times New Roman"/>
            <w:color w:val="0D0D0D" w:themeColor="text1" w:themeTint="F2"/>
            <w:sz w:val="24"/>
            <w:szCs w:val="24"/>
          </w:rPr>
          <w:delText xml:space="preserve">Canola is a </w:delText>
        </w:r>
      </w:del>
      <w:del w:id="82" w:author="Helmreich, Salena" w:date="2026-04-03T11:23:00Z" w16du:dateUtc="2026-04-03T09:23:00Z">
        <w:r w:rsidR="00D3061D" w:rsidRPr="00D3061D" w:rsidDel="00EE2E48">
          <w:rPr>
            <w:rFonts w:ascii="Times New Roman" w:hAnsi="Times New Roman" w:cs="Times New Roman"/>
            <w:color w:val="0D0D0D" w:themeColor="text1" w:themeTint="F2"/>
            <w:sz w:val="24"/>
            <w:szCs w:val="24"/>
          </w:rPr>
          <w:delText>pulse</w:delText>
        </w:r>
      </w:del>
      <w:del w:id="83" w:author="Helmreich, Salena" w:date="2026-04-14T17:15:00Z" w16du:dateUtc="2026-04-14T15:15:00Z">
        <w:r w:rsidR="00D3061D" w:rsidRPr="00D3061D" w:rsidDel="00972E96">
          <w:rPr>
            <w:rFonts w:ascii="Times New Roman" w:hAnsi="Times New Roman" w:cs="Times New Roman"/>
            <w:color w:val="0D0D0D" w:themeColor="text1" w:themeTint="F2"/>
            <w:sz w:val="24"/>
            <w:szCs w:val="24"/>
          </w:rPr>
          <w:delText xml:space="preserve">-blooming crop that </w:delText>
        </w:r>
        <w:r w:rsidR="00D3061D" w:rsidRPr="00F8107C" w:rsidDel="00972E96">
          <w:rPr>
            <w:rFonts w:ascii="Times New Roman" w:hAnsi="Times New Roman" w:cs="Times New Roman"/>
            <w:color w:val="0D0D0D" w:themeColor="text1" w:themeTint="F2"/>
            <w:sz w:val="24"/>
            <w:szCs w:val="24"/>
          </w:rPr>
          <w:delText>flowers between 2</w:delText>
        </w:r>
        <w:r w:rsidR="00370D97" w:rsidDel="00972E96">
          <w:rPr>
            <w:rFonts w:ascii="Times New Roman" w:hAnsi="Times New Roman" w:cs="Times New Roman"/>
            <w:color w:val="0D0D0D" w:themeColor="text1" w:themeTint="F2"/>
            <w:sz w:val="24"/>
            <w:szCs w:val="24"/>
          </w:rPr>
          <w:delText xml:space="preserve"> to </w:delText>
        </w:r>
        <w:r w:rsidR="00D3061D" w:rsidRPr="00F8107C" w:rsidDel="00972E96">
          <w:rPr>
            <w:rFonts w:ascii="Times New Roman" w:hAnsi="Times New Roman" w:cs="Times New Roman"/>
            <w:color w:val="0D0D0D" w:themeColor="text1" w:themeTint="F2"/>
            <w:sz w:val="24"/>
            <w:szCs w:val="24"/>
          </w:rPr>
          <w:delText>3 weeks per year</w:delText>
        </w:r>
        <w:r w:rsidR="00D006F1" w:rsidDel="00972E96">
          <w:rPr>
            <w:rFonts w:ascii="Times New Roman" w:hAnsi="Times New Roman" w:cs="Times New Roman"/>
            <w:color w:val="0D0D0D" w:themeColor="text1" w:themeTint="F2"/>
            <w:sz w:val="24"/>
            <w:szCs w:val="24"/>
          </w:rPr>
          <w:delText xml:space="preserve">, </w:delText>
        </w:r>
        <w:r w:rsidR="00D3061D" w:rsidRPr="00D3061D" w:rsidDel="00972E96">
          <w:rPr>
            <w:rFonts w:ascii="Times New Roman" w:hAnsi="Times New Roman" w:cs="Times New Roman"/>
            <w:color w:val="0D0D0D" w:themeColor="text1" w:themeTint="F2"/>
            <w:sz w:val="24"/>
            <w:szCs w:val="24"/>
          </w:rPr>
          <w:delText xml:space="preserve">and the </w:delText>
        </w:r>
        <w:r w:rsidR="00D3061D" w:rsidRPr="00F8107C" w:rsidDel="00972E96">
          <w:rPr>
            <w:rFonts w:ascii="Times New Roman" w:hAnsi="Times New Roman" w:cs="Times New Roman"/>
            <w:color w:val="0D0D0D" w:themeColor="text1" w:themeTint="F2"/>
            <w:sz w:val="24"/>
            <w:szCs w:val="24"/>
          </w:rPr>
          <w:delText xml:space="preserve">bright yellow flowers are attractive to a diverse group of bees </w:delText>
        </w:r>
        <w:r w:rsidR="00D006F1" w:rsidDel="00972E96">
          <w:rPr>
            <w:rFonts w:ascii="Times New Roman" w:hAnsi="Times New Roman" w:cs="Times New Roman"/>
            <w:noProof/>
            <w:color w:val="0D0D0D" w:themeColor="text1" w:themeTint="F2"/>
            <w:sz w:val="24"/>
            <w:szCs w:val="24"/>
          </w:rPr>
          <w:delText>(</w:delText>
        </w:r>
        <w:r w:rsidR="00A37961" w:rsidDel="00972E96">
          <w:rPr>
            <w:rFonts w:ascii="Times New Roman" w:hAnsi="Times New Roman" w:cs="Times New Roman"/>
            <w:noProof/>
            <w:color w:val="0D0D0D" w:themeColor="text1" w:themeTint="F2"/>
            <w:sz w:val="24"/>
            <w:szCs w:val="24"/>
          </w:rPr>
          <w:delText xml:space="preserve">Lichtenberg et al., 2023; </w:delText>
        </w:r>
        <w:r w:rsidR="00D006F1" w:rsidDel="00972E96">
          <w:rPr>
            <w:rFonts w:ascii="Times New Roman" w:hAnsi="Times New Roman" w:cs="Times New Roman"/>
            <w:noProof/>
            <w:color w:val="0D0D0D" w:themeColor="text1" w:themeTint="F2"/>
            <w:sz w:val="24"/>
            <w:szCs w:val="24"/>
          </w:rPr>
          <w:delText>Olsson et al.</w:delText>
        </w:r>
        <w:r w:rsidR="00A37961" w:rsidDel="00972E96">
          <w:rPr>
            <w:rFonts w:ascii="Times New Roman" w:hAnsi="Times New Roman" w:cs="Times New Roman"/>
            <w:noProof/>
            <w:color w:val="0D0D0D" w:themeColor="text1" w:themeTint="F2"/>
            <w:sz w:val="24"/>
            <w:szCs w:val="24"/>
          </w:rPr>
          <w:delText>,</w:delText>
        </w:r>
        <w:r w:rsidR="00D006F1" w:rsidDel="00972E96">
          <w:rPr>
            <w:rFonts w:ascii="Times New Roman" w:hAnsi="Times New Roman" w:cs="Times New Roman"/>
            <w:noProof/>
            <w:color w:val="0D0D0D" w:themeColor="text1" w:themeTint="F2"/>
            <w:sz w:val="24"/>
            <w:szCs w:val="24"/>
          </w:rPr>
          <w:delText xml:space="preserve"> 202</w:delText>
        </w:r>
        <w:r w:rsidR="00A37961" w:rsidDel="00972E96">
          <w:rPr>
            <w:rFonts w:ascii="Times New Roman" w:hAnsi="Times New Roman" w:cs="Times New Roman"/>
            <w:noProof/>
            <w:color w:val="0D0D0D" w:themeColor="text1" w:themeTint="F2"/>
            <w:sz w:val="24"/>
            <w:szCs w:val="24"/>
          </w:rPr>
          <w:delText>5</w:delText>
        </w:r>
        <w:r w:rsidR="00D006F1" w:rsidDel="00972E96">
          <w:rPr>
            <w:rFonts w:ascii="Times New Roman" w:hAnsi="Times New Roman" w:cs="Times New Roman"/>
            <w:noProof/>
            <w:color w:val="0D0D0D" w:themeColor="text1" w:themeTint="F2"/>
            <w:sz w:val="24"/>
            <w:szCs w:val="24"/>
          </w:rPr>
          <w:delText>)</w:delText>
        </w:r>
        <w:r w:rsidR="00D006F1" w:rsidDel="00972E96">
          <w:rPr>
            <w:rFonts w:ascii="Times New Roman" w:hAnsi="Times New Roman" w:cs="Times New Roman"/>
            <w:color w:val="0D0D0D" w:themeColor="text1" w:themeTint="F2"/>
            <w:sz w:val="24"/>
            <w:szCs w:val="24"/>
          </w:rPr>
          <w:delText>.</w:delText>
        </w:r>
        <w:r w:rsidR="00D3061D" w:rsidRPr="00D3061D" w:rsidDel="00972E96">
          <w:rPr>
            <w:rFonts w:ascii="Times New Roman" w:hAnsi="Times New Roman" w:cs="Times New Roman"/>
            <w:color w:val="0D0D0D" w:themeColor="text1" w:themeTint="F2"/>
            <w:sz w:val="24"/>
            <w:szCs w:val="24"/>
          </w:rPr>
          <w:delText xml:space="preserve"> </w:delText>
        </w:r>
        <w:r w:rsidR="006D7AD8" w:rsidDel="00972E96">
          <w:rPr>
            <w:rFonts w:ascii="Times New Roman" w:hAnsi="Times New Roman" w:cs="Times New Roman"/>
            <w:color w:val="0D0D0D" w:themeColor="text1" w:themeTint="F2"/>
            <w:sz w:val="24"/>
            <w:szCs w:val="24"/>
          </w:rPr>
          <w:delText>Between 2015 and 2022,</w:delText>
        </w:r>
        <w:r w:rsidR="00D3061D" w:rsidRPr="00D3061D" w:rsidDel="00972E96">
          <w:rPr>
            <w:rFonts w:ascii="Times New Roman" w:hAnsi="Times New Roman" w:cs="Times New Roman"/>
            <w:color w:val="0D0D0D" w:themeColor="text1" w:themeTint="F2"/>
            <w:sz w:val="24"/>
            <w:szCs w:val="24"/>
          </w:rPr>
          <w:delText xml:space="preserve"> canola production in Washington expanded from </w:delText>
        </w:r>
        <w:r w:rsidR="00EB1A66" w:rsidDel="00972E96">
          <w:rPr>
            <w:rFonts w:ascii="Times New Roman" w:hAnsi="Times New Roman" w:cs="Times New Roman"/>
            <w:color w:val="0D0D0D" w:themeColor="text1" w:themeTint="F2"/>
            <w:sz w:val="24"/>
            <w:szCs w:val="24"/>
          </w:rPr>
          <w:delText>22,427</w:delText>
        </w:r>
        <w:r w:rsidR="00BA73DC" w:rsidDel="00972E96">
          <w:rPr>
            <w:rFonts w:ascii="Times New Roman" w:hAnsi="Times New Roman" w:cs="Times New Roman"/>
            <w:color w:val="0D0D0D" w:themeColor="text1" w:themeTint="F2"/>
            <w:sz w:val="24"/>
            <w:szCs w:val="24"/>
          </w:rPr>
          <w:delText xml:space="preserve"> </w:delText>
        </w:r>
        <w:r w:rsidR="006D7AD8" w:rsidDel="00972E96">
          <w:rPr>
            <w:rFonts w:ascii="Times New Roman" w:hAnsi="Times New Roman" w:cs="Times New Roman"/>
            <w:color w:val="0D0D0D" w:themeColor="text1" w:themeTint="F2"/>
            <w:sz w:val="24"/>
            <w:szCs w:val="24"/>
          </w:rPr>
          <w:delText xml:space="preserve">acres </w:delText>
        </w:r>
        <w:r w:rsidR="00D3061D" w:rsidRPr="00D3061D" w:rsidDel="00972E96">
          <w:rPr>
            <w:rFonts w:ascii="Times New Roman" w:hAnsi="Times New Roman" w:cs="Times New Roman"/>
            <w:color w:val="0D0D0D" w:themeColor="text1" w:themeTint="F2"/>
            <w:sz w:val="24"/>
            <w:szCs w:val="24"/>
          </w:rPr>
          <w:delText>to 1</w:delText>
        </w:r>
        <w:r w:rsidR="005B5FF0" w:rsidDel="00972E96">
          <w:rPr>
            <w:rFonts w:ascii="Times New Roman" w:hAnsi="Times New Roman" w:cs="Times New Roman"/>
            <w:color w:val="0D0D0D" w:themeColor="text1" w:themeTint="F2"/>
            <w:sz w:val="24"/>
            <w:szCs w:val="24"/>
          </w:rPr>
          <w:delText>19</w:delText>
        </w:r>
        <w:r w:rsidR="00D3061D" w:rsidRPr="00D3061D" w:rsidDel="00972E96">
          <w:rPr>
            <w:rFonts w:ascii="Times New Roman" w:hAnsi="Times New Roman" w:cs="Times New Roman"/>
            <w:color w:val="0D0D0D" w:themeColor="text1" w:themeTint="F2"/>
            <w:sz w:val="24"/>
            <w:szCs w:val="24"/>
          </w:rPr>
          <w:delText>,</w:delText>
        </w:r>
        <w:r w:rsidR="005B5FF0" w:rsidDel="00972E96">
          <w:rPr>
            <w:rFonts w:ascii="Times New Roman" w:hAnsi="Times New Roman" w:cs="Times New Roman"/>
            <w:color w:val="0D0D0D" w:themeColor="text1" w:themeTint="F2"/>
            <w:sz w:val="24"/>
            <w:szCs w:val="24"/>
          </w:rPr>
          <w:delText>541</w:delText>
        </w:r>
        <w:r w:rsidR="00D3061D" w:rsidRPr="00D3061D" w:rsidDel="00972E96">
          <w:rPr>
            <w:rFonts w:ascii="Times New Roman" w:hAnsi="Times New Roman" w:cs="Times New Roman"/>
            <w:color w:val="0D0D0D" w:themeColor="text1" w:themeTint="F2"/>
            <w:sz w:val="24"/>
            <w:szCs w:val="24"/>
          </w:rPr>
          <w:delText xml:space="preserve"> acres</w:delText>
        </w:r>
        <w:r w:rsidR="00370D97" w:rsidDel="00972E96">
          <w:rPr>
            <w:rFonts w:ascii="Times New Roman" w:hAnsi="Times New Roman" w:cs="Times New Roman"/>
            <w:color w:val="0D0D0D" w:themeColor="text1" w:themeTint="F2"/>
            <w:sz w:val="24"/>
            <w:szCs w:val="24"/>
          </w:rPr>
          <w:delText>, with similar growth in northern Idaho</w:delText>
        </w:r>
        <w:r w:rsidR="0096003C" w:rsidDel="00972E96">
          <w:rPr>
            <w:rFonts w:ascii="Times New Roman" w:hAnsi="Times New Roman" w:cs="Times New Roman"/>
            <w:color w:val="0D0D0D" w:themeColor="text1" w:themeTint="F2"/>
            <w:sz w:val="24"/>
            <w:szCs w:val="24"/>
          </w:rPr>
          <w:delText xml:space="preserve"> </w:delText>
        </w:r>
        <w:r w:rsidR="00D3061D" w:rsidRPr="0027453A" w:rsidDel="00972E96">
          <w:rPr>
            <w:rFonts w:ascii="Times New Roman" w:hAnsi="Times New Roman" w:cs="Times New Roman"/>
            <w:color w:val="0D0D0D" w:themeColor="text1" w:themeTint="F2"/>
            <w:sz w:val="24"/>
            <w:szCs w:val="24"/>
          </w:rPr>
          <w:delText>(USDA</w:delText>
        </w:r>
        <w:r w:rsidR="00BA73DC" w:rsidRPr="0027453A" w:rsidDel="00972E96">
          <w:rPr>
            <w:rFonts w:ascii="Times New Roman" w:hAnsi="Times New Roman" w:cs="Times New Roman"/>
            <w:color w:val="0D0D0D" w:themeColor="text1" w:themeTint="F2"/>
            <w:sz w:val="24"/>
            <w:szCs w:val="24"/>
          </w:rPr>
          <w:delText>-NASS</w:delText>
        </w:r>
        <w:r w:rsidR="00A37961" w:rsidRPr="0027453A" w:rsidDel="00972E96">
          <w:rPr>
            <w:rFonts w:ascii="Times New Roman" w:hAnsi="Times New Roman" w:cs="Times New Roman"/>
            <w:color w:val="0D0D0D" w:themeColor="text1" w:themeTint="F2"/>
            <w:sz w:val="24"/>
            <w:szCs w:val="24"/>
          </w:rPr>
          <w:delText>,</w:delText>
        </w:r>
        <w:r w:rsidR="00370D97" w:rsidRPr="0027453A" w:rsidDel="00972E96">
          <w:rPr>
            <w:rFonts w:ascii="Times New Roman" w:hAnsi="Times New Roman" w:cs="Times New Roman"/>
            <w:color w:val="0D0D0D" w:themeColor="text1" w:themeTint="F2"/>
            <w:sz w:val="24"/>
            <w:szCs w:val="24"/>
          </w:rPr>
          <w:delText xml:space="preserve"> 2022</w:delText>
        </w:r>
        <w:r w:rsidR="006A54B6" w:rsidRPr="0027453A" w:rsidDel="00972E96">
          <w:rPr>
            <w:rFonts w:ascii="Times New Roman" w:hAnsi="Times New Roman" w:cs="Times New Roman"/>
            <w:color w:val="0D0D0D" w:themeColor="text1" w:themeTint="F2"/>
            <w:sz w:val="24"/>
            <w:szCs w:val="24"/>
          </w:rPr>
          <w:delText>b</w:delText>
        </w:r>
        <w:r w:rsidR="00D3061D" w:rsidRPr="0027453A" w:rsidDel="00972E96">
          <w:rPr>
            <w:rFonts w:ascii="Times New Roman" w:hAnsi="Times New Roman" w:cs="Times New Roman"/>
            <w:color w:val="0D0D0D" w:themeColor="text1" w:themeTint="F2"/>
            <w:sz w:val="24"/>
            <w:szCs w:val="24"/>
          </w:rPr>
          <w:delText>)</w:delText>
        </w:r>
        <w:r w:rsidR="009B7F85" w:rsidRPr="0027453A" w:rsidDel="00972E96">
          <w:rPr>
            <w:rFonts w:ascii="Times New Roman" w:hAnsi="Times New Roman" w:cs="Times New Roman"/>
            <w:color w:val="0D0D0D" w:themeColor="text1" w:themeTint="F2"/>
            <w:sz w:val="24"/>
            <w:szCs w:val="24"/>
          </w:rPr>
          <w:delText>.</w:delText>
        </w:r>
        <w:r w:rsidR="009B7F85" w:rsidDel="00972E96">
          <w:rPr>
            <w:rFonts w:ascii="Times New Roman" w:hAnsi="Times New Roman" w:cs="Times New Roman"/>
            <w:color w:val="0D0D0D" w:themeColor="text1" w:themeTint="F2"/>
            <w:sz w:val="24"/>
            <w:szCs w:val="24"/>
          </w:rPr>
          <w:delText xml:space="preserve"> In this</w:delText>
        </w:r>
        <w:r w:rsidR="00A46F8F" w:rsidDel="00972E96">
          <w:rPr>
            <w:rFonts w:ascii="Times New Roman" w:hAnsi="Times New Roman" w:cs="Times New Roman"/>
            <w:color w:val="0D0D0D" w:themeColor="text1" w:themeTint="F2"/>
            <w:sz w:val="24"/>
            <w:szCs w:val="24"/>
          </w:rPr>
          <w:delText xml:space="preserve"> </w:delText>
        </w:r>
        <w:r w:rsidR="009B7F85" w:rsidDel="00972E96">
          <w:rPr>
            <w:rFonts w:ascii="Times New Roman" w:hAnsi="Times New Roman" w:cs="Times New Roman"/>
            <w:color w:val="0D0D0D" w:themeColor="text1" w:themeTint="F2"/>
            <w:sz w:val="24"/>
            <w:szCs w:val="24"/>
          </w:rPr>
          <w:delText xml:space="preserve">region there is </w:delText>
        </w:r>
        <w:r w:rsidR="00370D97" w:rsidDel="00972E96">
          <w:rPr>
            <w:rFonts w:ascii="Times New Roman" w:hAnsi="Times New Roman" w:cs="Times New Roman"/>
            <w:color w:val="0D0D0D" w:themeColor="text1" w:themeTint="F2"/>
            <w:sz w:val="24"/>
            <w:szCs w:val="24"/>
          </w:rPr>
          <w:delText>heavy</w:delText>
        </w:r>
        <w:r w:rsidR="00101CE2" w:rsidDel="00972E96">
          <w:rPr>
            <w:rFonts w:ascii="Times New Roman" w:hAnsi="Times New Roman" w:cs="Times New Roman"/>
            <w:color w:val="0D0D0D" w:themeColor="text1" w:themeTint="F2"/>
            <w:sz w:val="24"/>
            <w:szCs w:val="24"/>
          </w:rPr>
          <w:delText xml:space="preserve"> </w:delText>
        </w:r>
        <w:r w:rsidR="00D3061D" w:rsidRPr="00F8107C" w:rsidDel="00972E96">
          <w:rPr>
            <w:rFonts w:ascii="Times New Roman" w:hAnsi="Times New Roman" w:cs="Times New Roman"/>
            <w:color w:val="0D0D0D" w:themeColor="text1" w:themeTint="F2"/>
            <w:sz w:val="24"/>
            <w:szCs w:val="24"/>
          </w:rPr>
          <w:delText xml:space="preserve">fragmentation of the native Palouse prairie, </w:delText>
        </w:r>
        <w:r w:rsidR="00370D97" w:rsidDel="00972E96">
          <w:rPr>
            <w:rFonts w:ascii="Times New Roman" w:hAnsi="Times New Roman" w:cs="Times New Roman"/>
            <w:color w:val="0D0D0D" w:themeColor="text1" w:themeTint="F2"/>
            <w:sz w:val="24"/>
            <w:szCs w:val="24"/>
          </w:rPr>
          <w:delText xml:space="preserve">with only 0.1% of the original habitat remaining; small remaining prairie fragments are dominated by native </w:delText>
        </w:r>
        <w:r w:rsidR="00D3061D" w:rsidRPr="00F8107C" w:rsidDel="00972E96">
          <w:rPr>
            <w:rFonts w:ascii="Times New Roman" w:hAnsi="Times New Roman" w:cs="Times New Roman"/>
            <w:color w:val="0D0D0D" w:themeColor="text1" w:themeTint="F2"/>
            <w:sz w:val="24"/>
            <w:szCs w:val="24"/>
          </w:rPr>
          <w:delText xml:space="preserve">perennial bunchgrasses, shrubs, and wildflowers </w:delText>
        </w:r>
        <w:r w:rsidR="00C40F84" w:rsidDel="00972E96">
          <w:rPr>
            <w:rFonts w:ascii="Times New Roman" w:hAnsi="Times New Roman" w:cs="Times New Roman"/>
            <w:noProof/>
            <w:color w:val="0D0D0D" w:themeColor="text1" w:themeTint="F2"/>
            <w:sz w:val="24"/>
            <w:szCs w:val="24"/>
          </w:rPr>
          <w:delText xml:space="preserve">(Looney </w:delText>
        </w:r>
        <w:r w:rsidR="0027453A" w:rsidDel="00972E96">
          <w:rPr>
            <w:rFonts w:ascii="Times New Roman" w:hAnsi="Times New Roman" w:cs="Times New Roman"/>
            <w:noProof/>
            <w:color w:val="0D0D0D" w:themeColor="text1" w:themeTint="F2"/>
            <w:sz w:val="24"/>
            <w:szCs w:val="24"/>
          </w:rPr>
          <w:delText>&amp;</w:delText>
        </w:r>
        <w:r w:rsidR="00C40F84" w:rsidDel="00972E96">
          <w:rPr>
            <w:rFonts w:ascii="Times New Roman" w:hAnsi="Times New Roman" w:cs="Times New Roman"/>
            <w:noProof/>
            <w:color w:val="0D0D0D" w:themeColor="text1" w:themeTint="F2"/>
            <w:sz w:val="24"/>
            <w:szCs w:val="24"/>
          </w:rPr>
          <w:delText xml:space="preserve"> Eigenbrode</w:delText>
        </w:r>
        <w:r w:rsidR="0027453A" w:rsidDel="00972E96">
          <w:rPr>
            <w:rFonts w:ascii="Times New Roman" w:hAnsi="Times New Roman" w:cs="Times New Roman"/>
            <w:noProof/>
            <w:color w:val="0D0D0D" w:themeColor="text1" w:themeTint="F2"/>
            <w:sz w:val="24"/>
            <w:szCs w:val="24"/>
          </w:rPr>
          <w:delText>,</w:delText>
        </w:r>
        <w:r w:rsidR="00C40F84" w:rsidDel="00972E96">
          <w:rPr>
            <w:rFonts w:ascii="Times New Roman" w:hAnsi="Times New Roman" w:cs="Times New Roman"/>
            <w:noProof/>
            <w:color w:val="0D0D0D" w:themeColor="text1" w:themeTint="F2"/>
            <w:sz w:val="24"/>
            <w:szCs w:val="24"/>
          </w:rPr>
          <w:delText xml:space="preserve"> 2012)</w:delText>
        </w:r>
        <w:r w:rsidR="00C40F84" w:rsidDel="00972E96">
          <w:rPr>
            <w:rFonts w:ascii="Times New Roman" w:hAnsi="Times New Roman" w:cs="Times New Roman"/>
            <w:color w:val="0D0D0D" w:themeColor="text1" w:themeTint="F2"/>
            <w:sz w:val="24"/>
            <w:szCs w:val="24"/>
          </w:rPr>
          <w:delText>.</w:delText>
        </w:r>
        <w:r w:rsidR="00C40F84" w:rsidRPr="00D3061D" w:rsidDel="00972E96">
          <w:rPr>
            <w:rFonts w:ascii="Times New Roman" w:hAnsi="Times New Roman" w:cs="Times New Roman"/>
            <w:color w:val="0D0D0D" w:themeColor="text1" w:themeTint="F2"/>
            <w:sz w:val="24"/>
            <w:szCs w:val="24"/>
          </w:rPr>
          <w:delText xml:space="preserve"> </w:delText>
        </w:r>
        <w:r w:rsidR="0027453A" w:rsidDel="00972E96">
          <w:rPr>
            <w:rFonts w:ascii="Times New Roman" w:hAnsi="Times New Roman" w:cs="Times New Roman"/>
            <w:color w:val="0D0D0D" w:themeColor="text1" w:themeTint="F2"/>
            <w:sz w:val="24"/>
            <w:szCs w:val="24"/>
          </w:rPr>
          <w:delText>A</w:delText>
        </w:r>
        <w:r w:rsidR="00D3061D" w:rsidRPr="00F8107C" w:rsidDel="00972E96">
          <w:rPr>
            <w:rFonts w:ascii="Times New Roman" w:hAnsi="Times New Roman" w:cs="Times New Roman"/>
            <w:color w:val="0D0D0D" w:themeColor="text1" w:themeTint="F2"/>
            <w:sz w:val="24"/>
            <w:szCs w:val="24"/>
          </w:rPr>
          <w:delText xml:space="preserve"> diverse community of bees is found within the</w:delText>
        </w:r>
        <w:r w:rsidR="00370D97" w:rsidDel="00972E96">
          <w:rPr>
            <w:rFonts w:ascii="Times New Roman" w:hAnsi="Times New Roman" w:cs="Times New Roman"/>
            <w:color w:val="0D0D0D" w:themeColor="text1" w:themeTint="F2"/>
            <w:sz w:val="24"/>
            <w:szCs w:val="24"/>
          </w:rPr>
          <w:delText>se</w:delText>
        </w:r>
        <w:r w:rsidR="00D3061D" w:rsidRPr="00F8107C" w:rsidDel="00972E96">
          <w:rPr>
            <w:rFonts w:ascii="Times New Roman" w:hAnsi="Times New Roman" w:cs="Times New Roman"/>
            <w:color w:val="0D0D0D" w:themeColor="text1" w:themeTint="F2"/>
            <w:sz w:val="24"/>
            <w:szCs w:val="24"/>
          </w:rPr>
          <w:delText xml:space="preserve"> </w:delText>
        </w:r>
        <w:r w:rsidR="00370D97" w:rsidDel="00972E96">
          <w:rPr>
            <w:rFonts w:ascii="Times New Roman" w:hAnsi="Times New Roman" w:cs="Times New Roman"/>
            <w:color w:val="0D0D0D" w:themeColor="text1" w:themeTint="F2"/>
            <w:sz w:val="24"/>
            <w:szCs w:val="24"/>
          </w:rPr>
          <w:delText xml:space="preserve">Palouse </w:delText>
        </w:r>
        <w:r w:rsidR="00D3061D" w:rsidRPr="00F8107C" w:rsidDel="00972E96">
          <w:rPr>
            <w:rFonts w:ascii="Times New Roman" w:hAnsi="Times New Roman" w:cs="Times New Roman"/>
            <w:color w:val="0D0D0D" w:themeColor="text1" w:themeTint="F2"/>
            <w:sz w:val="24"/>
            <w:szCs w:val="24"/>
          </w:rPr>
          <w:delText>prairie</w:delText>
        </w:r>
        <w:r w:rsidR="00370D97" w:rsidDel="00972E96">
          <w:rPr>
            <w:rFonts w:ascii="Times New Roman" w:hAnsi="Times New Roman" w:cs="Times New Roman"/>
            <w:color w:val="0D0D0D" w:themeColor="text1" w:themeTint="F2"/>
            <w:sz w:val="24"/>
            <w:szCs w:val="24"/>
          </w:rPr>
          <w:delText xml:space="preserve"> remnants, with </w:delText>
        </w:r>
        <w:r w:rsidR="00D3061D" w:rsidRPr="00F8107C" w:rsidDel="00972E96">
          <w:rPr>
            <w:rFonts w:ascii="Times New Roman" w:hAnsi="Times New Roman" w:cs="Times New Roman"/>
            <w:color w:val="0D0D0D" w:themeColor="text1" w:themeTint="F2"/>
            <w:sz w:val="24"/>
            <w:szCs w:val="24"/>
          </w:rPr>
          <w:delText xml:space="preserve">174 species </w:delText>
        </w:r>
        <w:r w:rsidR="00370D97" w:rsidDel="00972E96">
          <w:rPr>
            <w:rFonts w:ascii="Times New Roman" w:hAnsi="Times New Roman" w:cs="Times New Roman"/>
            <w:color w:val="0D0D0D" w:themeColor="text1" w:themeTint="F2"/>
            <w:sz w:val="24"/>
            <w:szCs w:val="24"/>
          </w:rPr>
          <w:delText xml:space="preserve">found in a recent study </w:delText>
        </w:r>
        <w:r w:rsidR="009477B3" w:rsidDel="00972E96">
          <w:rPr>
            <w:rFonts w:ascii="Times New Roman" w:hAnsi="Times New Roman" w:cs="Times New Roman"/>
            <w:noProof/>
            <w:color w:val="0D0D0D" w:themeColor="text1" w:themeTint="F2"/>
            <w:sz w:val="24"/>
            <w:szCs w:val="24"/>
          </w:rPr>
          <w:delText>(Rhoades et al.</w:delText>
        </w:r>
        <w:r w:rsidR="0027453A" w:rsidDel="00972E96">
          <w:rPr>
            <w:rFonts w:ascii="Times New Roman" w:hAnsi="Times New Roman" w:cs="Times New Roman"/>
            <w:noProof/>
            <w:color w:val="0D0D0D" w:themeColor="text1" w:themeTint="F2"/>
            <w:sz w:val="24"/>
            <w:szCs w:val="24"/>
          </w:rPr>
          <w:delText>,</w:delText>
        </w:r>
        <w:r w:rsidR="009477B3" w:rsidDel="00972E96">
          <w:rPr>
            <w:rFonts w:ascii="Times New Roman" w:hAnsi="Times New Roman" w:cs="Times New Roman"/>
            <w:noProof/>
            <w:color w:val="0D0D0D" w:themeColor="text1" w:themeTint="F2"/>
            <w:sz w:val="24"/>
            <w:szCs w:val="24"/>
          </w:rPr>
          <w:delText xml:space="preserve"> 2017)</w:delText>
        </w:r>
        <w:r w:rsidR="009477B3" w:rsidDel="00972E96">
          <w:rPr>
            <w:rFonts w:ascii="Times New Roman" w:hAnsi="Times New Roman" w:cs="Times New Roman"/>
            <w:color w:val="0D0D0D" w:themeColor="text1" w:themeTint="F2"/>
            <w:sz w:val="24"/>
            <w:szCs w:val="24"/>
          </w:rPr>
          <w:delText>.</w:delText>
        </w:r>
        <w:r w:rsidR="00D3061D" w:rsidDel="00972E96">
          <w:rPr>
            <w:rFonts w:ascii="Times New Roman" w:hAnsi="Times New Roman" w:cs="Times New Roman"/>
            <w:color w:val="0D0D0D" w:themeColor="text1" w:themeTint="F2"/>
            <w:sz w:val="24"/>
            <w:szCs w:val="24"/>
          </w:rPr>
          <w:delText xml:space="preserve"> </w:delText>
        </w:r>
        <w:commentRangeStart w:id="84"/>
        <w:r w:rsidR="00D3061D" w:rsidRPr="00E42DCB" w:rsidDel="00972E96">
          <w:rPr>
            <w:rFonts w:ascii="Times New Roman" w:hAnsi="Times New Roman" w:cs="Times New Roman"/>
            <w:color w:val="0D0D0D" w:themeColor="text1" w:themeTint="F2"/>
            <w:sz w:val="24"/>
            <w:szCs w:val="24"/>
          </w:rPr>
          <w:delText>As canola offers a n</w:delText>
        </w:r>
        <w:r w:rsidR="00370D97" w:rsidDel="00972E96">
          <w:rPr>
            <w:rFonts w:ascii="Times New Roman" w:hAnsi="Times New Roman" w:cs="Times New Roman"/>
            <w:color w:val="0D0D0D" w:themeColor="text1" w:themeTint="F2"/>
            <w:sz w:val="24"/>
            <w:szCs w:val="24"/>
          </w:rPr>
          <w:delText>ew</w:delText>
        </w:r>
        <w:r w:rsidR="00D3061D" w:rsidRPr="00E42DCB" w:rsidDel="00972E96">
          <w:rPr>
            <w:rFonts w:ascii="Times New Roman" w:hAnsi="Times New Roman" w:cs="Times New Roman"/>
            <w:color w:val="0D0D0D" w:themeColor="text1" w:themeTint="F2"/>
            <w:sz w:val="24"/>
            <w:szCs w:val="24"/>
          </w:rPr>
          <w:delText xml:space="preserve"> and abundant food resource for bees</w:delText>
        </w:r>
        <w:r w:rsidR="00370D97" w:rsidDel="00972E96">
          <w:rPr>
            <w:rFonts w:ascii="Times New Roman" w:hAnsi="Times New Roman" w:cs="Times New Roman"/>
            <w:color w:val="0D0D0D" w:themeColor="text1" w:themeTint="F2"/>
            <w:sz w:val="24"/>
            <w:szCs w:val="24"/>
          </w:rPr>
          <w:delText xml:space="preserve"> in the region</w:delText>
        </w:r>
        <w:r w:rsidR="00D3061D" w:rsidRPr="00E42DCB" w:rsidDel="00972E96">
          <w:rPr>
            <w:rFonts w:ascii="Times New Roman" w:hAnsi="Times New Roman" w:cs="Times New Roman"/>
            <w:color w:val="0D0D0D" w:themeColor="text1" w:themeTint="F2"/>
            <w:sz w:val="24"/>
            <w:szCs w:val="24"/>
          </w:rPr>
          <w:delText>, the risk for destabilization of these remnant communities must be assessed</w:delText>
        </w:r>
        <w:r w:rsidR="00D3061D" w:rsidDel="00972E96">
          <w:rPr>
            <w:rFonts w:ascii="Times New Roman" w:hAnsi="Times New Roman" w:cs="Times New Roman"/>
            <w:color w:val="0D0D0D" w:themeColor="text1" w:themeTint="F2"/>
            <w:sz w:val="24"/>
            <w:szCs w:val="24"/>
          </w:rPr>
          <w:delText xml:space="preserve"> </w:delText>
        </w:r>
        <w:r w:rsidR="00D3061D" w:rsidDel="00972E96">
          <w:rPr>
            <w:rFonts w:ascii="Times New Roman" w:hAnsi="Times New Roman" w:cs="Times New Roman"/>
            <w:color w:val="000000" w:themeColor="text1"/>
            <w:sz w:val="24"/>
            <w:szCs w:val="24"/>
          </w:rPr>
          <w:delText>to understand the long-term stability</w:delText>
        </w:r>
        <w:r w:rsidR="00A46F8F" w:rsidDel="00972E96">
          <w:rPr>
            <w:rFonts w:ascii="Times New Roman" w:hAnsi="Times New Roman" w:cs="Times New Roman"/>
            <w:color w:val="000000" w:themeColor="text1"/>
            <w:sz w:val="24"/>
            <w:szCs w:val="24"/>
          </w:rPr>
          <w:delText xml:space="preserve"> and </w:delText>
        </w:r>
        <w:r w:rsidR="00617F8F" w:rsidDel="00972E96">
          <w:rPr>
            <w:rFonts w:ascii="Times New Roman" w:hAnsi="Times New Roman" w:cs="Times New Roman"/>
            <w:color w:val="000000" w:themeColor="text1"/>
            <w:sz w:val="24"/>
            <w:szCs w:val="24"/>
          </w:rPr>
          <w:delText>health</w:delText>
        </w:r>
        <w:r w:rsidR="00D3061D" w:rsidDel="00972E96">
          <w:rPr>
            <w:rFonts w:ascii="Times New Roman" w:hAnsi="Times New Roman" w:cs="Times New Roman"/>
            <w:color w:val="000000" w:themeColor="text1"/>
            <w:sz w:val="24"/>
            <w:szCs w:val="24"/>
          </w:rPr>
          <w:delText xml:space="preserve"> of pollinator communities in this region</w:delText>
        </w:r>
        <w:r w:rsidR="00617F8F" w:rsidDel="00972E96">
          <w:rPr>
            <w:rFonts w:ascii="Times New Roman" w:hAnsi="Times New Roman" w:cs="Times New Roman"/>
            <w:color w:val="000000" w:themeColor="text1"/>
            <w:sz w:val="24"/>
            <w:szCs w:val="24"/>
          </w:rPr>
          <w:delText>.</w:delText>
        </w:r>
        <w:commentRangeEnd w:id="84"/>
        <w:r w:rsidR="00A11BCB" w:rsidRPr="004D5766" w:rsidDel="00972E96">
          <w:rPr>
            <w:rStyle w:val="CommentReference"/>
            <w:rFonts w:ascii="Times New Roman" w:hAnsi="Times New Roman" w:cs="Times New Roman"/>
            <w:sz w:val="24"/>
            <w:szCs w:val="24"/>
          </w:rPr>
          <w:commentReference w:id="84"/>
        </w:r>
      </w:del>
    </w:p>
    <w:p w14:paraId="5EC0E33E" w14:textId="77777777" w:rsidR="00217A7C" w:rsidDel="00972E96" w:rsidRDefault="00217A7C" w:rsidP="00937C4B">
      <w:pPr>
        <w:spacing w:after="0" w:line="480" w:lineRule="auto"/>
        <w:rPr>
          <w:del w:id="85" w:author="Helmreich, Salena" w:date="2026-04-14T17:15:00Z" w16du:dateUtc="2026-04-14T15:15:00Z"/>
          <w:rFonts w:ascii="Times New Roman" w:hAnsi="Times New Roman" w:cs="Times New Roman"/>
          <w:b/>
          <w:bCs/>
          <w:i/>
          <w:iCs/>
          <w:sz w:val="24"/>
          <w:szCs w:val="24"/>
        </w:rPr>
      </w:pPr>
    </w:p>
    <w:p w14:paraId="1AFF9C39" w14:textId="6FFF44AD" w:rsidR="00937C4B" w:rsidRPr="00D52036" w:rsidRDefault="00D52036" w:rsidP="00937C4B">
      <w:pPr>
        <w:spacing w:after="0" w:line="480" w:lineRule="auto"/>
        <w:rPr>
          <w:rFonts w:ascii="Times New Roman" w:hAnsi="Times New Roman" w:cs="Times New Roman"/>
          <w:sz w:val="24"/>
          <w:szCs w:val="24"/>
        </w:rPr>
      </w:pPr>
      <w:r w:rsidRPr="00D52036">
        <w:rPr>
          <w:rFonts w:ascii="Times New Roman" w:hAnsi="Times New Roman" w:cs="Times New Roman"/>
          <w:b/>
          <w:bCs/>
          <w:sz w:val="24"/>
          <w:szCs w:val="24"/>
        </w:rPr>
        <w:t>2.</w:t>
      </w:r>
      <w:ins w:id="86" w:author="Helmreich, Salena" w:date="2026-04-14T17:15:00Z" w16du:dateUtc="2026-04-14T15:15:00Z">
        <w:r w:rsidR="00972E96">
          <w:rPr>
            <w:rFonts w:ascii="Times New Roman" w:hAnsi="Times New Roman" w:cs="Times New Roman"/>
            <w:b/>
            <w:bCs/>
            <w:sz w:val="24"/>
            <w:szCs w:val="24"/>
          </w:rPr>
          <w:t>1</w:t>
        </w:r>
      </w:ins>
      <w:del w:id="87" w:author="Helmreich, Salena" w:date="2026-04-14T17:15:00Z" w16du:dateUtc="2026-04-14T15:15:00Z">
        <w:r w:rsidRPr="00D52036" w:rsidDel="00972E96">
          <w:rPr>
            <w:rFonts w:ascii="Times New Roman" w:hAnsi="Times New Roman" w:cs="Times New Roman"/>
            <w:b/>
            <w:bCs/>
            <w:sz w:val="24"/>
            <w:szCs w:val="24"/>
          </w:rPr>
          <w:delText>2</w:delText>
        </w:r>
      </w:del>
      <w:r w:rsidRPr="00D52036">
        <w:rPr>
          <w:rFonts w:ascii="Times New Roman" w:hAnsi="Times New Roman" w:cs="Times New Roman"/>
          <w:b/>
          <w:bCs/>
          <w:sz w:val="24"/>
          <w:szCs w:val="24"/>
        </w:rPr>
        <w:t xml:space="preserve"> | </w:t>
      </w:r>
      <w:r w:rsidR="00937C4B" w:rsidRPr="00D52036">
        <w:rPr>
          <w:rFonts w:ascii="Times New Roman" w:hAnsi="Times New Roman" w:cs="Times New Roman"/>
          <w:b/>
          <w:bCs/>
          <w:sz w:val="24"/>
          <w:szCs w:val="24"/>
        </w:rPr>
        <w:t>Study sites</w:t>
      </w:r>
      <w:r w:rsidR="00C05211">
        <w:rPr>
          <w:rFonts w:ascii="Times New Roman" w:hAnsi="Times New Roman" w:cs="Times New Roman"/>
          <w:b/>
          <w:bCs/>
          <w:sz w:val="24"/>
          <w:szCs w:val="24"/>
        </w:rPr>
        <w:t xml:space="preserve"> and sample timing</w:t>
      </w:r>
    </w:p>
    <w:p w14:paraId="785F0769" w14:textId="2988A1CA" w:rsidR="00937C4B" w:rsidRPr="004D5766" w:rsidRDefault="00370D97" w:rsidP="00C219C1">
      <w:pPr>
        <w:spacing w:after="0" w:line="480" w:lineRule="auto"/>
        <w:rPr>
          <w:rFonts w:ascii="Times New Roman" w:hAnsi="Times New Roman" w:cs="Times New Roman"/>
          <w:sz w:val="24"/>
          <w:szCs w:val="24"/>
        </w:rPr>
      </w:pPr>
      <w:r>
        <w:rPr>
          <w:rFonts w:ascii="Times New Roman" w:hAnsi="Times New Roman" w:cs="Times New Roman"/>
          <w:sz w:val="24"/>
          <w:szCs w:val="24"/>
        </w:rPr>
        <w:t>Bee and plant s</w:t>
      </w:r>
      <w:r w:rsidRPr="004D5766">
        <w:rPr>
          <w:rFonts w:ascii="Times New Roman" w:hAnsi="Times New Roman" w:cs="Times New Roman"/>
          <w:sz w:val="24"/>
          <w:szCs w:val="24"/>
        </w:rPr>
        <w:t xml:space="preserve">ampling </w:t>
      </w:r>
      <w:r w:rsidR="00937C4B" w:rsidRPr="004D5766">
        <w:rPr>
          <w:rFonts w:ascii="Times New Roman" w:hAnsi="Times New Roman" w:cs="Times New Roman"/>
          <w:sz w:val="24"/>
          <w:szCs w:val="24"/>
        </w:rPr>
        <w:t xml:space="preserve">was </w:t>
      </w:r>
      <w:r w:rsidR="00A40B96">
        <w:rPr>
          <w:rFonts w:ascii="Times New Roman" w:hAnsi="Times New Roman" w:cs="Times New Roman"/>
          <w:sz w:val="24"/>
          <w:szCs w:val="24"/>
        </w:rPr>
        <w:t xml:space="preserve">conducted </w:t>
      </w:r>
      <w:r w:rsidR="00937C4B" w:rsidRPr="004D5766">
        <w:rPr>
          <w:rFonts w:ascii="Times New Roman" w:hAnsi="Times New Roman" w:cs="Times New Roman"/>
          <w:sz w:val="24"/>
          <w:szCs w:val="24"/>
        </w:rPr>
        <w:t xml:space="preserve">at </w:t>
      </w:r>
      <w:commentRangeStart w:id="88"/>
      <w:r w:rsidR="00937C4B" w:rsidRPr="004D5766">
        <w:rPr>
          <w:rFonts w:ascii="Times New Roman" w:hAnsi="Times New Roman" w:cs="Times New Roman"/>
          <w:sz w:val="24"/>
          <w:szCs w:val="24"/>
        </w:rPr>
        <w:t>1</w:t>
      </w:r>
      <w:r w:rsidR="005E454D">
        <w:rPr>
          <w:rFonts w:ascii="Times New Roman" w:hAnsi="Times New Roman" w:cs="Times New Roman"/>
          <w:sz w:val="24"/>
          <w:szCs w:val="24"/>
        </w:rPr>
        <w:t>9</w:t>
      </w:r>
      <w:r w:rsidR="00937C4B" w:rsidRPr="004D5766">
        <w:rPr>
          <w:rFonts w:ascii="Times New Roman" w:hAnsi="Times New Roman" w:cs="Times New Roman"/>
          <w:sz w:val="24"/>
          <w:szCs w:val="24"/>
        </w:rPr>
        <w:t xml:space="preserve"> sites in </w:t>
      </w:r>
      <w:r>
        <w:rPr>
          <w:rFonts w:ascii="Times New Roman" w:hAnsi="Times New Roman" w:cs="Times New Roman"/>
          <w:sz w:val="24"/>
          <w:szCs w:val="24"/>
        </w:rPr>
        <w:t>e</w:t>
      </w:r>
      <w:r w:rsidR="00937C4B" w:rsidRPr="004D5766">
        <w:rPr>
          <w:rFonts w:ascii="Times New Roman" w:hAnsi="Times New Roman" w:cs="Times New Roman"/>
          <w:sz w:val="24"/>
          <w:szCs w:val="24"/>
        </w:rPr>
        <w:t xml:space="preserve">astern Washington </w:t>
      </w:r>
      <w:r>
        <w:rPr>
          <w:rFonts w:ascii="Times New Roman" w:hAnsi="Times New Roman" w:cs="Times New Roman"/>
          <w:sz w:val="24"/>
          <w:szCs w:val="24"/>
        </w:rPr>
        <w:t xml:space="preserve">State </w:t>
      </w:r>
      <w:r w:rsidR="00937C4B" w:rsidRPr="004D5766">
        <w:rPr>
          <w:rFonts w:ascii="Times New Roman" w:hAnsi="Times New Roman" w:cs="Times New Roman"/>
          <w:sz w:val="24"/>
          <w:szCs w:val="24"/>
        </w:rPr>
        <w:t>during the summer of 2022</w:t>
      </w:r>
      <w:r w:rsidR="00A40B96">
        <w:rPr>
          <w:rFonts w:ascii="Times New Roman" w:hAnsi="Times New Roman" w:cs="Times New Roman"/>
          <w:sz w:val="24"/>
          <w:szCs w:val="24"/>
        </w:rPr>
        <w:t xml:space="preserve">; </w:t>
      </w:r>
      <w:ins w:id="89" w:author="Helmreich, Salena" w:date="2026-04-03T11:14:00Z" w16du:dateUtc="2026-04-03T09:14:00Z">
        <w:r w:rsidR="006B5E38">
          <w:rPr>
            <w:rFonts w:ascii="Times New Roman" w:hAnsi="Times New Roman" w:cs="Times New Roman"/>
            <w:sz w:val="24"/>
            <w:szCs w:val="24"/>
          </w:rPr>
          <w:t xml:space="preserve">10 </w:t>
        </w:r>
      </w:ins>
      <w:r w:rsidR="00A40B96">
        <w:rPr>
          <w:rFonts w:ascii="Times New Roman" w:hAnsi="Times New Roman" w:cs="Times New Roman"/>
          <w:sz w:val="24"/>
          <w:szCs w:val="24"/>
        </w:rPr>
        <w:t xml:space="preserve">sites </w:t>
      </w:r>
      <w:del w:id="90" w:author="Helmreich, Salena" w:date="2026-04-03T11:14:00Z" w16du:dateUtc="2026-04-03T09:14:00Z">
        <w:r w:rsidR="00A40B96" w:rsidDel="006B5E38">
          <w:rPr>
            <w:rFonts w:ascii="Times New Roman" w:hAnsi="Times New Roman" w:cs="Times New Roman"/>
            <w:sz w:val="24"/>
            <w:szCs w:val="24"/>
          </w:rPr>
          <w:delText>were surrounded</w:delText>
        </w:r>
      </w:del>
      <w:ins w:id="91" w:author="Helmreich, Salena" w:date="2026-04-03T11:14:00Z" w16du:dateUtc="2026-04-03T09:14:00Z">
        <w:r w:rsidR="006B5E38">
          <w:rPr>
            <w:rFonts w:ascii="Times New Roman" w:hAnsi="Times New Roman" w:cs="Times New Roman"/>
            <w:sz w:val="24"/>
            <w:szCs w:val="24"/>
          </w:rPr>
          <w:t>were within</w:t>
        </w:r>
      </w:ins>
      <w:del w:id="92" w:author="Helmreich, Salena" w:date="2026-04-03T11:14:00Z" w16du:dateUtc="2026-04-03T09:14:00Z">
        <w:r w:rsidR="00A40B96" w:rsidDel="006B5E38">
          <w:rPr>
            <w:rFonts w:ascii="Times New Roman" w:hAnsi="Times New Roman" w:cs="Times New Roman"/>
            <w:sz w:val="24"/>
            <w:szCs w:val="24"/>
          </w:rPr>
          <w:delText xml:space="preserve"> by</w:delText>
        </w:r>
      </w:del>
      <w:r w:rsidR="00A40B96">
        <w:rPr>
          <w:rFonts w:ascii="Times New Roman" w:hAnsi="Times New Roman" w:cs="Times New Roman"/>
          <w:sz w:val="24"/>
          <w:szCs w:val="24"/>
        </w:rPr>
        <w:t xml:space="preserve"> semi-natural or natural habitat</w:t>
      </w:r>
      <w:ins w:id="93" w:author="Helmreich, Salena" w:date="2026-04-03T11:14:00Z" w16du:dateUtc="2026-04-03T09:14:00Z">
        <w:r w:rsidR="006B5E38">
          <w:rPr>
            <w:rFonts w:ascii="Times New Roman" w:hAnsi="Times New Roman" w:cs="Times New Roman"/>
            <w:sz w:val="24"/>
            <w:szCs w:val="24"/>
          </w:rPr>
          <w:t xml:space="preserve">, and 9 sites were within </w:t>
        </w:r>
        <w:r w:rsidR="003214BE">
          <w:rPr>
            <w:rFonts w:ascii="Times New Roman" w:hAnsi="Times New Roman" w:cs="Times New Roman"/>
            <w:sz w:val="24"/>
            <w:szCs w:val="24"/>
          </w:rPr>
          <w:t>canola fields</w:t>
        </w:r>
        <w:r w:rsidR="006B5E38">
          <w:rPr>
            <w:rFonts w:ascii="Times New Roman" w:hAnsi="Times New Roman" w:cs="Times New Roman"/>
            <w:sz w:val="24"/>
            <w:szCs w:val="24"/>
          </w:rPr>
          <w:t xml:space="preserve"> </w:t>
        </w:r>
      </w:ins>
      <w:r w:rsidR="00A40B96">
        <w:rPr>
          <w:rFonts w:ascii="Times New Roman" w:hAnsi="Times New Roman" w:cs="Times New Roman"/>
          <w:sz w:val="24"/>
          <w:szCs w:val="24"/>
        </w:rPr>
        <w:t>.</w:t>
      </w:r>
      <w:commentRangeEnd w:id="88"/>
      <w:r w:rsidR="00EE2E48">
        <w:rPr>
          <w:rStyle w:val="CommentReference"/>
          <w:rFonts w:ascii="Times New Roman" w:hAnsi="Times New Roman" w:cs="Times New Roman"/>
          <w:sz w:val="24"/>
          <w:szCs w:val="24"/>
        </w:rPr>
        <w:commentReference w:id="88"/>
      </w:r>
      <w:r w:rsidR="00A40B96">
        <w:rPr>
          <w:rFonts w:ascii="Times New Roman" w:hAnsi="Times New Roman" w:cs="Times New Roman"/>
          <w:sz w:val="24"/>
          <w:szCs w:val="24"/>
        </w:rPr>
        <w:t xml:space="preserve"> </w:t>
      </w:r>
      <w:r w:rsidR="000C2A4E">
        <w:rPr>
          <w:rFonts w:ascii="Times New Roman" w:hAnsi="Times New Roman" w:cs="Times New Roman"/>
          <w:sz w:val="24"/>
          <w:szCs w:val="24"/>
        </w:rPr>
        <w:t xml:space="preserve">For </w:t>
      </w:r>
      <w:r w:rsidR="00A40B96">
        <w:rPr>
          <w:rFonts w:ascii="Times New Roman" w:hAnsi="Times New Roman" w:cs="Times New Roman"/>
          <w:sz w:val="24"/>
          <w:szCs w:val="24"/>
        </w:rPr>
        <w:t>‘</w:t>
      </w:r>
      <w:r w:rsidR="000C2A4E">
        <w:rPr>
          <w:rFonts w:ascii="Times New Roman" w:hAnsi="Times New Roman" w:cs="Times New Roman"/>
          <w:sz w:val="24"/>
          <w:szCs w:val="24"/>
        </w:rPr>
        <w:t>natural</w:t>
      </w:r>
      <w:r w:rsidR="00A40B96">
        <w:rPr>
          <w:rFonts w:ascii="Times New Roman" w:hAnsi="Times New Roman" w:cs="Times New Roman"/>
          <w:sz w:val="24"/>
          <w:szCs w:val="24"/>
        </w:rPr>
        <w:t>’</w:t>
      </w:r>
      <w:r w:rsidR="000C2A4E">
        <w:rPr>
          <w:rFonts w:ascii="Times New Roman" w:hAnsi="Times New Roman" w:cs="Times New Roman"/>
          <w:sz w:val="24"/>
          <w:szCs w:val="24"/>
        </w:rPr>
        <w:t xml:space="preserve"> sites, </w:t>
      </w:r>
      <w:del w:id="94" w:author="Helmreich, Salena" w:date="2026-04-03T11:14:00Z" w16du:dateUtc="2026-04-03T09:14:00Z">
        <w:r w:rsidR="000C2A4E" w:rsidDel="003214BE">
          <w:rPr>
            <w:rFonts w:ascii="Times New Roman" w:hAnsi="Times New Roman" w:cs="Times New Roman"/>
            <w:sz w:val="24"/>
            <w:szCs w:val="24"/>
          </w:rPr>
          <w:delText>canola</w:delText>
        </w:r>
        <w:r w:rsidR="00C05211" w:rsidDel="003214BE">
          <w:rPr>
            <w:rFonts w:ascii="Times New Roman" w:hAnsi="Times New Roman" w:cs="Times New Roman"/>
            <w:sz w:val="24"/>
            <w:szCs w:val="24"/>
          </w:rPr>
          <w:delText xml:space="preserve"> crop f</w:delText>
        </w:r>
        <w:r w:rsidR="000C2A4E" w:rsidDel="003214BE">
          <w:rPr>
            <w:rFonts w:ascii="Times New Roman" w:hAnsi="Times New Roman" w:cs="Times New Roman"/>
            <w:sz w:val="24"/>
            <w:szCs w:val="24"/>
          </w:rPr>
          <w:delText xml:space="preserve">ields bordering nature </w:delText>
        </w:r>
      </w:del>
      <w:r w:rsidR="000C2A4E">
        <w:rPr>
          <w:rFonts w:ascii="Times New Roman" w:hAnsi="Times New Roman" w:cs="Times New Roman"/>
          <w:sz w:val="24"/>
          <w:szCs w:val="24"/>
        </w:rPr>
        <w:t xml:space="preserve">reserves </w:t>
      </w:r>
      <w:r w:rsidR="00A40B96">
        <w:rPr>
          <w:rFonts w:ascii="Times New Roman" w:hAnsi="Times New Roman" w:cs="Times New Roman"/>
          <w:sz w:val="24"/>
          <w:szCs w:val="24"/>
        </w:rPr>
        <w:t>or</w:t>
      </w:r>
      <w:r w:rsidR="000C2A4E">
        <w:rPr>
          <w:rFonts w:ascii="Times New Roman" w:hAnsi="Times New Roman" w:cs="Times New Roman"/>
          <w:sz w:val="24"/>
          <w:szCs w:val="24"/>
        </w:rPr>
        <w:t xml:space="preserve"> wildlife parks </w:t>
      </w:r>
      <w:ins w:id="95" w:author="Helmreich, Salena" w:date="2026-04-03T11:14:00Z" w16du:dateUtc="2026-04-03T09:14:00Z">
        <w:r w:rsidR="003214BE">
          <w:rPr>
            <w:rFonts w:ascii="Times New Roman" w:hAnsi="Times New Roman" w:cs="Times New Roman"/>
            <w:sz w:val="24"/>
            <w:szCs w:val="24"/>
          </w:rPr>
          <w:t>that bor</w:t>
        </w:r>
      </w:ins>
      <w:ins w:id="96" w:author="Helmreich, Salena" w:date="2026-04-03T11:15:00Z" w16du:dateUtc="2026-04-03T09:15:00Z">
        <w:r w:rsidR="003214BE">
          <w:rPr>
            <w:rFonts w:ascii="Times New Roman" w:hAnsi="Times New Roman" w:cs="Times New Roman"/>
            <w:sz w:val="24"/>
            <w:szCs w:val="24"/>
          </w:rPr>
          <w:t xml:space="preserve">dered canola fields </w:t>
        </w:r>
      </w:ins>
      <w:r w:rsidR="000C2A4E">
        <w:rPr>
          <w:rFonts w:ascii="Times New Roman" w:hAnsi="Times New Roman" w:cs="Times New Roman"/>
          <w:sz w:val="24"/>
          <w:szCs w:val="24"/>
        </w:rPr>
        <w:t xml:space="preserve">were selected, while </w:t>
      </w:r>
      <w:r w:rsidR="00A40B96">
        <w:rPr>
          <w:rFonts w:ascii="Times New Roman" w:hAnsi="Times New Roman" w:cs="Times New Roman"/>
          <w:sz w:val="24"/>
          <w:szCs w:val="24"/>
        </w:rPr>
        <w:t>‘</w:t>
      </w:r>
      <w:r w:rsidR="000C2A4E">
        <w:rPr>
          <w:rFonts w:ascii="Times New Roman" w:hAnsi="Times New Roman" w:cs="Times New Roman"/>
          <w:sz w:val="24"/>
          <w:szCs w:val="24"/>
        </w:rPr>
        <w:t>semi-natural</w:t>
      </w:r>
      <w:r w:rsidR="00A40B96">
        <w:rPr>
          <w:rFonts w:ascii="Times New Roman" w:hAnsi="Times New Roman" w:cs="Times New Roman"/>
          <w:sz w:val="24"/>
          <w:szCs w:val="24"/>
        </w:rPr>
        <w:t>’</w:t>
      </w:r>
      <w:r w:rsidR="000C2A4E">
        <w:rPr>
          <w:rFonts w:ascii="Times New Roman" w:hAnsi="Times New Roman" w:cs="Times New Roman"/>
          <w:sz w:val="24"/>
          <w:szCs w:val="24"/>
        </w:rPr>
        <w:t xml:space="preserve"> sites were wildflower patches</w:t>
      </w:r>
      <w:r w:rsidR="0010364F">
        <w:rPr>
          <w:rFonts w:ascii="Times New Roman" w:hAnsi="Times New Roman" w:cs="Times New Roman"/>
          <w:sz w:val="24"/>
          <w:szCs w:val="24"/>
        </w:rPr>
        <w:t xml:space="preserve"> </w:t>
      </w:r>
      <w:r w:rsidR="00B72AD1">
        <w:rPr>
          <w:rFonts w:ascii="Times New Roman" w:hAnsi="Times New Roman" w:cs="Times New Roman"/>
          <w:sz w:val="24"/>
          <w:szCs w:val="24"/>
        </w:rPr>
        <w:t>a</w:t>
      </w:r>
      <w:r w:rsidR="00C05211">
        <w:rPr>
          <w:rFonts w:ascii="Times New Roman" w:hAnsi="Times New Roman" w:cs="Times New Roman"/>
          <w:sz w:val="24"/>
          <w:szCs w:val="24"/>
        </w:rPr>
        <w:t xml:space="preserve">t least </w:t>
      </w:r>
      <w:r w:rsidR="00B72AD1">
        <w:rPr>
          <w:rFonts w:ascii="Times New Roman" w:hAnsi="Times New Roman" w:cs="Times New Roman"/>
          <w:sz w:val="24"/>
          <w:szCs w:val="24"/>
        </w:rPr>
        <w:t>2.5 h</w:t>
      </w:r>
      <w:r w:rsidR="00C05211">
        <w:rPr>
          <w:rFonts w:ascii="Times New Roman" w:hAnsi="Times New Roman" w:cs="Times New Roman"/>
          <w:sz w:val="24"/>
          <w:szCs w:val="24"/>
        </w:rPr>
        <w:t>a</w:t>
      </w:r>
      <w:r w:rsidR="00B72AD1">
        <w:rPr>
          <w:rFonts w:ascii="Times New Roman" w:hAnsi="Times New Roman" w:cs="Times New Roman"/>
          <w:sz w:val="24"/>
          <w:szCs w:val="24"/>
        </w:rPr>
        <w:t xml:space="preserve"> (1-acre) in size</w:t>
      </w:r>
      <w:r w:rsidR="000C2A4E">
        <w:rPr>
          <w:rFonts w:ascii="Times New Roman" w:hAnsi="Times New Roman" w:cs="Times New Roman"/>
          <w:sz w:val="24"/>
          <w:szCs w:val="24"/>
        </w:rPr>
        <w:t xml:space="preserve"> </w:t>
      </w:r>
      <w:r w:rsidR="00C94F1D">
        <w:rPr>
          <w:rFonts w:ascii="Times New Roman" w:hAnsi="Times New Roman" w:cs="Times New Roman"/>
          <w:sz w:val="24"/>
          <w:szCs w:val="24"/>
        </w:rPr>
        <w:t xml:space="preserve">and </w:t>
      </w:r>
      <w:r w:rsidR="0010364F">
        <w:rPr>
          <w:rFonts w:ascii="Times New Roman" w:hAnsi="Times New Roman" w:cs="Times New Roman"/>
          <w:sz w:val="24"/>
          <w:szCs w:val="24"/>
        </w:rPr>
        <w:t xml:space="preserve">located </w:t>
      </w:r>
      <w:r w:rsidR="003372B5">
        <w:rPr>
          <w:rFonts w:ascii="Times New Roman" w:hAnsi="Times New Roman" w:cs="Times New Roman"/>
          <w:sz w:val="24"/>
          <w:szCs w:val="24"/>
        </w:rPr>
        <w:t xml:space="preserve">outside of the crop matrix or along </w:t>
      </w:r>
      <w:r w:rsidR="00C05211">
        <w:rPr>
          <w:rFonts w:ascii="Times New Roman" w:hAnsi="Times New Roman" w:cs="Times New Roman"/>
          <w:sz w:val="24"/>
          <w:szCs w:val="24"/>
        </w:rPr>
        <w:t>a</w:t>
      </w:r>
      <w:r w:rsidR="0010364F">
        <w:rPr>
          <w:rFonts w:ascii="Times New Roman" w:hAnsi="Times New Roman" w:cs="Times New Roman"/>
          <w:sz w:val="24"/>
          <w:szCs w:val="24"/>
        </w:rPr>
        <w:t xml:space="preserve"> roadside </w:t>
      </w:r>
      <w:r w:rsidR="00C05211">
        <w:rPr>
          <w:rFonts w:ascii="Times New Roman" w:hAnsi="Times New Roman" w:cs="Times New Roman"/>
          <w:sz w:val="24"/>
          <w:szCs w:val="24"/>
        </w:rPr>
        <w:t>near a canola field</w:t>
      </w:r>
      <w:r w:rsidR="000C2A4E">
        <w:rPr>
          <w:rFonts w:ascii="Times New Roman" w:hAnsi="Times New Roman" w:cs="Times New Roman"/>
          <w:sz w:val="24"/>
          <w:szCs w:val="24"/>
        </w:rPr>
        <w:t>.</w:t>
      </w:r>
      <w:r w:rsidR="004B66CE">
        <w:rPr>
          <w:rFonts w:ascii="Times New Roman" w:hAnsi="Times New Roman" w:cs="Times New Roman"/>
          <w:sz w:val="24"/>
          <w:szCs w:val="24"/>
        </w:rPr>
        <w:t xml:space="preserve"> All sites</w:t>
      </w:r>
      <w:r w:rsidR="000C2A4E">
        <w:rPr>
          <w:rFonts w:ascii="Times New Roman" w:hAnsi="Times New Roman" w:cs="Times New Roman"/>
          <w:sz w:val="24"/>
          <w:szCs w:val="24"/>
        </w:rPr>
        <w:t xml:space="preserve"> </w:t>
      </w:r>
      <w:r>
        <w:rPr>
          <w:rFonts w:ascii="Times New Roman" w:hAnsi="Times New Roman" w:cs="Times New Roman"/>
          <w:sz w:val="24"/>
          <w:szCs w:val="24"/>
        </w:rPr>
        <w:t xml:space="preserve">were within 10 km of a canola </w:t>
      </w:r>
      <w:r w:rsidR="00A40B96">
        <w:rPr>
          <w:rFonts w:ascii="Times New Roman" w:hAnsi="Times New Roman" w:cs="Times New Roman"/>
          <w:sz w:val="24"/>
          <w:szCs w:val="24"/>
        </w:rPr>
        <w:t xml:space="preserve">crop </w:t>
      </w:r>
      <w:r>
        <w:rPr>
          <w:rFonts w:ascii="Times New Roman" w:hAnsi="Times New Roman" w:cs="Times New Roman"/>
          <w:sz w:val="24"/>
          <w:szCs w:val="24"/>
        </w:rPr>
        <w:t xml:space="preserve">field, with </w:t>
      </w:r>
      <w:r w:rsidR="004E0BC2">
        <w:rPr>
          <w:rFonts w:ascii="Times New Roman" w:hAnsi="Times New Roman" w:cs="Times New Roman"/>
          <w:sz w:val="24"/>
          <w:szCs w:val="24"/>
        </w:rPr>
        <w:t xml:space="preserve">the nearest sampling occurring </w:t>
      </w:r>
      <w:r w:rsidR="00C05211">
        <w:rPr>
          <w:rFonts w:ascii="Times New Roman" w:hAnsi="Times New Roman" w:cs="Times New Roman"/>
          <w:sz w:val="24"/>
          <w:szCs w:val="24"/>
        </w:rPr>
        <w:t xml:space="preserve">at </w:t>
      </w:r>
      <w:r>
        <w:rPr>
          <w:rFonts w:ascii="Times New Roman" w:hAnsi="Times New Roman" w:cs="Times New Roman"/>
          <w:sz w:val="24"/>
          <w:szCs w:val="24"/>
        </w:rPr>
        <w:t xml:space="preserve">11 m </w:t>
      </w:r>
      <w:r w:rsidR="00535036">
        <w:rPr>
          <w:rFonts w:ascii="Times New Roman" w:hAnsi="Times New Roman" w:cs="Times New Roman"/>
          <w:sz w:val="24"/>
          <w:szCs w:val="24"/>
        </w:rPr>
        <w:t xml:space="preserve">from canola and the furthest </w:t>
      </w:r>
      <w:r w:rsidR="00C05211">
        <w:rPr>
          <w:rFonts w:ascii="Times New Roman" w:hAnsi="Times New Roman" w:cs="Times New Roman"/>
          <w:sz w:val="24"/>
          <w:szCs w:val="24"/>
        </w:rPr>
        <w:t xml:space="preserve">at </w:t>
      </w:r>
      <w:r>
        <w:rPr>
          <w:rFonts w:ascii="Times New Roman" w:hAnsi="Times New Roman" w:cs="Times New Roman"/>
          <w:sz w:val="24"/>
          <w:szCs w:val="24"/>
        </w:rPr>
        <w:t xml:space="preserve">8.1 km </w:t>
      </w:r>
      <w:r w:rsidR="003C0195">
        <w:rPr>
          <w:rFonts w:ascii="Times New Roman" w:hAnsi="Times New Roman" w:cs="Times New Roman"/>
          <w:sz w:val="24"/>
          <w:szCs w:val="24"/>
        </w:rPr>
        <w:t xml:space="preserve">from canola </w:t>
      </w:r>
      <w:r>
        <w:rPr>
          <w:rFonts w:ascii="Times New Roman" w:hAnsi="Times New Roman" w:cs="Times New Roman"/>
          <w:sz w:val="24"/>
          <w:szCs w:val="24"/>
        </w:rPr>
        <w:t>(Fig</w:t>
      </w:r>
      <w:r w:rsidR="00C62CA2">
        <w:rPr>
          <w:rFonts w:ascii="Times New Roman" w:hAnsi="Times New Roman" w:cs="Times New Roman"/>
          <w:sz w:val="24"/>
          <w:szCs w:val="24"/>
        </w:rPr>
        <w:t>ure</w:t>
      </w:r>
      <w:r>
        <w:rPr>
          <w:rFonts w:ascii="Times New Roman" w:hAnsi="Times New Roman" w:cs="Times New Roman"/>
          <w:sz w:val="24"/>
          <w:szCs w:val="24"/>
        </w:rPr>
        <w:t xml:space="preserve"> 1</w:t>
      </w:r>
      <w:r w:rsidR="000E1AEF">
        <w:rPr>
          <w:rFonts w:ascii="Times New Roman" w:hAnsi="Times New Roman" w:cs="Times New Roman"/>
          <w:sz w:val="24"/>
          <w:szCs w:val="24"/>
        </w:rPr>
        <w:t>).</w:t>
      </w:r>
      <w:r w:rsidR="00BD6DAF">
        <w:rPr>
          <w:rFonts w:ascii="Times New Roman" w:hAnsi="Times New Roman" w:cs="Times New Roman"/>
          <w:sz w:val="24"/>
          <w:szCs w:val="24"/>
        </w:rPr>
        <w:t xml:space="preserve"> The furthest </w:t>
      </w:r>
      <w:r w:rsidR="00BD6DAF">
        <w:rPr>
          <w:rFonts w:ascii="Times New Roman" w:hAnsi="Times New Roman" w:cs="Times New Roman"/>
          <w:sz w:val="24"/>
          <w:szCs w:val="24"/>
        </w:rPr>
        <w:lastRenderedPageBreak/>
        <w:t xml:space="preserve">sites were </w:t>
      </w:r>
      <w:r w:rsidR="00A40B96">
        <w:rPr>
          <w:rFonts w:ascii="Times New Roman" w:hAnsi="Times New Roman" w:cs="Times New Roman"/>
          <w:sz w:val="24"/>
          <w:szCs w:val="24"/>
        </w:rPr>
        <w:t xml:space="preserve">intentionally </w:t>
      </w:r>
      <w:r w:rsidR="00BD6DAF">
        <w:rPr>
          <w:rFonts w:ascii="Times New Roman" w:hAnsi="Times New Roman" w:cs="Times New Roman"/>
          <w:sz w:val="24"/>
          <w:szCs w:val="24"/>
        </w:rPr>
        <w:t xml:space="preserve">selected to examine </w:t>
      </w:r>
      <w:r w:rsidR="001C32D5">
        <w:rPr>
          <w:rFonts w:ascii="Times New Roman" w:hAnsi="Times New Roman" w:cs="Times New Roman"/>
          <w:sz w:val="24"/>
          <w:szCs w:val="24"/>
        </w:rPr>
        <w:t>wild bee</w:t>
      </w:r>
      <w:r w:rsidR="00C36FF4">
        <w:rPr>
          <w:rFonts w:ascii="Times New Roman" w:hAnsi="Times New Roman" w:cs="Times New Roman"/>
          <w:sz w:val="24"/>
          <w:szCs w:val="24"/>
        </w:rPr>
        <w:t xml:space="preserve"> communities beyond </w:t>
      </w:r>
      <w:r w:rsidR="00A40B96">
        <w:rPr>
          <w:rFonts w:ascii="Times New Roman" w:hAnsi="Times New Roman" w:cs="Times New Roman"/>
          <w:sz w:val="24"/>
          <w:szCs w:val="24"/>
        </w:rPr>
        <w:t xml:space="preserve">the </w:t>
      </w:r>
      <w:r w:rsidR="00C36FF4">
        <w:rPr>
          <w:rFonts w:ascii="Times New Roman" w:hAnsi="Times New Roman" w:cs="Times New Roman"/>
          <w:sz w:val="24"/>
          <w:szCs w:val="24"/>
        </w:rPr>
        <w:t>flight range to a canola field</w:t>
      </w:r>
      <w:r w:rsidR="00A40B96">
        <w:rPr>
          <w:rFonts w:ascii="Times New Roman" w:hAnsi="Times New Roman" w:cs="Times New Roman"/>
          <w:sz w:val="24"/>
          <w:szCs w:val="24"/>
        </w:rPr>
        <w:t xml:space="preserve"> </w:t>
      </w:r>
      <w:proofErr w:type="gramStart"/>
      <w:r w:rsidR="00A40B96">
        <w:rPr>
          <w:rFonts w:ascii="Times New Roman" w:hAnsi="Times New Roman" w:cs="Times New Roman"/>
          <w:sz w:val="24"/>
          <w:szCs w:val="24"/>
        </w:rPr>
        <w:t>in an attempt to</w:t>
      </w:r>
      <w:proofErr w:type="gramEnd"/>
      <w:r w:rsidR="00A40B96">
        <w:rPr>
          <w:rFonts w:ascii="Times New Roman" w:hAnsi="Times New Roman" w:cs="Times New Roman"/>
          <w:sz w:val="24"/>
          <w:szCs w:val="24"/>
        </w:rPr>
        <w:t xml:space="preserve"> remove </w:t>
      </w:r>
      <w:r w:rsidR="00591CB6">
        <w:rPr>
          <w:rFonts w:ascii="Times New Roman" w:hAnsi="Times New Roman" w:cs="Times New Roman"/>
          <w:sz w:val="24"/>
          <w:szCs w:val="24"/>
        </w:rPr>
        <w:t xml:space="preserve">the </w:t>
      </w:r>
      <w:r w:rsidR="00A40B96">
        <w:rPr>
          <w:rFonts w:ascii="Times New Roman" w:hAnsi="Times New Roman" w:cs="Times New Roman"/>
          <w:sz w:val="24"/>
          <w:szCs w:val="24"/>
        </w:rPr>
        <w:t xml:space="preserve">landscape-scale </w:t>
      </w:r>
      <w:r w:rsidR="00591CB6">
        <w:rPr>
          <w:rFonts w:ascii="Times New Roman" w:hAnsi="Times New Roman" w:cs="Times New Roman"/>
          <w:sz w:val="24"/>
          <w:szCs w:val="24"/>
        </w:rPr>
        <w:t>influence of canola</w:t>
      </w:r>
      <w:r w:rsidR="00C36FF4">
        <w:rPr>
          <w:rFonts w:ascii="Times New Roman" w:hAnsi="Times New Roman" w:cs="Times New Roman"/>
          <w:sz w:val="24"/>
          <w:szCs w:val="24"/>
        </w:rPr>
        <w:t xml:space="preserve">. </w:t>
      </w:r>
      <w:r w:rsidR="00937C4B" w:rsidRPr="004D5766">
        <w:rPr>
          <w:rFonts w:ascii="Times New Roman" w:hAnsi="Times New Roman" w:cs="Times New Roman"/>
          <w:sz w:val="24"/>
          <w:szCs w:val="24"/>
        </w:rPr>
        <w:t>The percentage of canola within a 2</w:t>
      </w:r>
      <w:r w:rsidR="00937C4B">
        <w:rPr>
          <w:rFonts w:ascii="Times New Roman" w:hAnsi="Times New Roman" w:cs="Times New Roman"/>
          <w:sz w:val="24"/>
          <w:szCs w:val="24"/>
        </w:rPr>
        <w:t xml:space="preserve"> </w:t>
      </w:r>
      <w:r w:rsidR="00937C4B" w:rsidRPr="004D5766">
        <w:rPr>
          <w:rFonts w:ascii="Times New Roman" w:hAnsi="Times New Roman" w:cs="Times New Roman"/>
          <w:sz w:val="24"/>
          <w:szCs w:val="24"/>
        </w:rPr>
        <w:t>km buffer</w:t>
      </w:r>
      <w:ins w:id="97" w:author="Helmreich, Salena" w:date="2026-04-16T13:03:00Z" w16du:dateUtc="2026-04-16T11:03:00Z">
        <w:r w:rsidR="00594107">
          <w:rPr>
            <w:rFonts w:ascii="Times New Roman" w:hAnsi="Times New Roman" w:cs="Times New Roman"/>
            <w:sz w:val="24"/>
            <w:szCs w:val="24"/>
          </w:rPr>
          <w:t xml:space="preserve"> </w:t>
        </w:r>
      </w:ins>
      <w:del w:id="98" w:author="Helmreich, Salena" w:date="2026-04-16T13:03:00Z" w16du:dateUtc="2026-04-16T11:03:00Z">
        <w:r w:rsidR="00937C4B" w:rsidRPr="004D5766" w:rsidDel="00594107">
          <w:rPr>
            <w:rFonts w:ascii="Times New Roman" w:hAnsi="Times New Roman" w:cs="Times New Roman"/>
            <w:sz w:val="24"/>
            <w:szCs w:val="24"/>
          </w:rPr>
          <w:delText xml:space="preserve"> </w:delText>
        </w:r>
      </w:del>
      <w:r w:rsidR="00937C4B" w:rsidRPr="004D5766">
        <w:rPr>
          <w:rFonts w:ascii="Times New Roman" w:hAnsi="Times New Roman" w:cs="Times New Roman"/>
          <w:sz w:val="24"/>
          <w:szCs w:val="24"/>
        </w:rPr>
        <w:t xml:space="preserve">around each </w:t>
      </w:r>
      <w:r w:rsidR="00C6172F">
        <w:rPr>
          <w:rFonts w:ascii="Times New Roman" w:hAnsi="Times New Roman" w:cs="Times New Roman"/>
          <w:sz w:val="24"/>
          <w:szCs w:val="24"/>
        </w:rPr>
        <w:t xml:space="preserve">habitat </w:t>
      </w:r>
      <w:r w:rsidR="00937C4B" w:rsidRPr="004D5766">
        <w:rPr>
          <w:rFonts w:ascii="Times New Roman" w:hAnsi="Times New Roman" w:cs="Times New Roman"/>
          <w:sz w:val="24"/>
          <w:szCs w:val="24"/>
        </w:rPr>
        <w:t>sampling area ranged from 0</w:t>
      </w:r>
      <w:r>
        <w:rPr>
          <w:rFonts w:ascii="Times New Roman" w:hAnsi="Times New Roman" w:cs="Times New Roman"/>
          <w:sz w:val="24"/>
          <w:szCs w:val="24"/>
        </w:rPr>
        <w:t xml:space="preserve"> to </w:t>
      </w:r>
      <w:r w:rsidR="00937C4B" w:rsidRPr="004D5766">
        <w:rPr>
          <w:rFonts w:ascii="Times New Roman" w:hAnsi="Times New Roman" w:cs="Times New Roman"/>
          <w:sz w:val="24"/>
          <w:szCs w:val="24"/>
        </w:rPr>
        <w:t>43%</w:t>
      </w:r>
      <w:r>
        <w:rPr>
          <w:rFonts w:ascii="Times New Roman" w:hAnsi="Times New Roman" w:cs="Times New Roman"/>
          <w:sz w:val="24"/>
          <w:szCs w:val="24"/>
        </w:rPr>
        <w:t>.</w:t>
      </w:r>
      <w:ins w:id="99" w:author="Helmreich, Salena" w:date="2026-04-16T13:02:00Z" w16du:dateUtc="2026-04-16T11:02:00Z">
        <w:r w:rsidR="0001291E">
          <w:rPr>
            <w:rFonts w:ascii="Times New Roman" w:hAnsi="Times New Roman" w:cs="Times New Roman"/>
            <w:sz w:val="24"/>
            <w:szCs w:val="24"/>
          </w:rPr>
          <w:t xml:space="preserve"> </w:t>
        </w:r>
      </w:ins>
      <w:ins w:id="100" w:author="Helmreich, Salena" w:date="2026-04-16T13:03:00Z" w16du:dateUtc="2026-04-16T11:03:00Z">
        <w:r w:rsidR="00594107">
          <w:rPr>
            <w:rFonts w:ascii="Times New Roman" w:hAnsi="Times New Roman" w:cs="Times New Roman"/>
            <w:sz w:val="24"/>
            <w:szCs w:val="24"/>
          </w:rPr>
          <w:t xml:space="preserve">The 2km buffer was selected </w:t>
        </w:r>
        <w:r w:rsidR="00E6587C">
          <w:rPr>
            <w:rFonts w:ascii="Times New Roman" w:hAnsi="Times New Roman" w:cs="Times New Roman"/>
            <w:sz w:val="24"/>
            <w:szCs w:val="24"/>
          </w:rPr>
          <w:t xml:space="preserve">to encompass the maximum foraging range of </w:t>
        </w:r>
      </w:ins>
      <w:ins w:id="101" w:author="Helmreich, Salena" w:date="2026-04-16T13:04:00Z" w16du:dateUtc="2026-04-16T11:04:00Z">
        <w:r w:rsidR="00E6587C">
          <w:rPr>
            <w:rFonts w:ascii="Times New Roman" w:hAnsi="Times New Roman" w:cs="Times New Roman"/>
            <w:sz w:val="24"/>
            <w:szCs w:val="24"/>
          </w:rPr>
          <w:t xml:space="preserve">solitary wild bees </w:t>
        </w:r>
      </w:ins>
      <w:r w:rsidR="008374C2">
        <w:rPr>
          <w:rFonts w:ascii="Times New Roman" w:hAnsi="Times New Roman" w:cs="Times New Roman"/>
          <w:noProof/>
          <w:sz w:val="24"/>
          <w:szCs w:val="24"/>
        </w:rPr>
        <w:t>(Zurbuchen et al. 2010)</w:t>
      </w:r>
      <w:ins w:id="102" w:author="Helmreich, Salena" w:date="2026-04-16T13:04:00Z" w16du:dateUtc="2026-04-16T11:04:00Z">
        <w:r w:rsidR="00E6587C">
          <w:rPr>
            <w:rFonts w:ascii="Times New Roman" w:hAnsi="Times New Roman" w:cs="Times New Roman"/>
            <w:sz w:val="24"/>
            <w:szCs w:val="24"/>
          </w:rPr>
          <w:t xml:space="preserve">. </w:t>
        </w:r>
      </w:ins>
      <w:del w:id="103" w:author="Helmreich, Salena" w:date="2026-04-16T13:02:00Z" w16du:dateUtc="2026-04-16T11:02:00Z">
        <w:r w:rsidDel="0001291E">
          <w:rPr>
            <w:rFonts w:ascii="Times New Roman" w:hAnsi="Times New Roman" w:cs="Times New Roman"/>
            <w:sz w:val="24"/>
            <w:szCs w:val="24"/>
          </w:rPr>
          <w:delText xml:space="preserve"> </w:delText>
        </w:r>
      </w:del>
      <w:r>
        <w:rPr>
          <w:rFonts w:ascii="Times New Roman" w:hAnsi="Times New Roman" w:cs="Times New Roman"/>
          <w:sz w:val="24"/>
          <w:szCs w:val="24"/>
        </w:rPr>
        <w:t xml:space="preserve">Surveys were conducted three times </w:t>
      </w:r>
      <w:r w:rsidR="00937C4B" w:rsidRPr="004D5766">
        <w:rPr>
          <w:rFonts w:ascii="Times New Roman" w:hAnsi="Times New Roman" w:cs="Times New Roman"/>
          <w:sz w:val="24"/>
          <w:szCs w:val="24"/>
        </w:rPr>
        <w:t>during the 2022 growing season at pre-, peak-, and post-</w:t>
      </w:r>
      <w:ins w:id="104" w:author="Helmreich, Salena" w:date="2026-04-03T11:44:00Z" w16du:dateUtc="2026-04-03T09:44:00Z">
        <w:r w:rsidR="000154A4">
          <w:rPr>
            <w:rFonts w:ascii="Times New Roman" w:hAnsi="Times New Roman" w:cs="Times New Roman"/>
            <w:sz w:val="24"/>
            <w:szCs w:val="24"/>
          </w:rPr>
          <w:t>canola</w:t>
        </w:r>
      </w:ins>
      <w:r w:rsidR="00937C4B" w:rsidRPr="004D5766">
        <w:rPr>
          <w:rFonts w:ascii="Times New Roman" w:hAnsi="Times New Roman" w:cs="Times New Roman"/>
          <w:sz w:val="24"/>
          <w:szCs w:val="24"/>
        </w:rPr>
        <w:t xml:space="preserve"> bloom to capture bee communities that emerge</w:t>
      </w:r>
      <w:r>
        <w:rPr>
          <w:rFonts w:ascii="Times New Roman" w:hAnsi="Times New Roman" w:cs="Times New Roman"/>
          <w:sz w:val="24"/>
          <w:szCs w:val="24"/>
        </w:rPr>
        <w:t>d</w:t>
      </w:r>
      <w:r w:rsidR="00937C4B" w:rsidRPr="004D5766">
        <w:rPr>
          <w:rFonts w:ascii="Times New Roman" w:hAnsi="Times New Roman" w:cs="Times New Roman"/>
          <w:sz w:val="24"/>
          <w:szCs w:val="24"/>
        </w:rPr>
        <w:t xml:space="preserve"> </w:t>
      </w:r>
      <w:commentRangeStart w:id="105"/>
      <w:r w:rsidR="00937C4B" w:rsidRPr="004D5766">
        <w:rPr>
          <w:rFonts w:ascii="Times New Roman" w:hAnsi="Times New Roman" w:cs="Times New Roman"/>
          <w:sz w:val="24"/>
          <w:szCs w:val="24"/>
        </w:rPr>
        <w:t xml:space="preserve">throughout the </w:t>
      </w:r>
      <w:del w:id="106" w:author="Helmreich, Salena" w:date="2026-04-14T15:38:00Z" w16du:dateUtc="2026-04-14T13:38:00Z">
        <w:r w:rsidR="00937C4B" w:rsidRPr="004D5766" w:rsidDel="00614888">
          <w:rPr>
            <w:rFonts w:ascii="Times New Roman" w:hAnsi="Times New Roman" w:cs="Times New Roman"/>
            <w:sz w:val="24"/>
            <w:szCs w:val="24"/>
          </w:rPr>
          <w:delText xml:space="preserve">long </w:delText>
        </w:r>
      </w:del>
      <w:r w:rsidR="00937C4B" w:rsidRPr="004D5766">
        <w:rPr>
          <w:rFonts w:ascii="Times New Roman" w:hAnsi="Times New Roman" w:cs="Times New Roman"/>
          <w:sz w:val="24"/>
          <w:szCs w:val="24"/>
        </w:rPr>
        <w:t>bloom cycle</w:t>
      </w:r>
      <w:commentRangeEnd w:id="105"/>
      <w:r w:rsidR="00BC4427" w:rsidRPr="004D5766">
        <w:rPr>
          <w:rStyle w:val="CommentReference"/>
          <w:rFonts w:ascii="Times New Roman" w:hAnsi="Times New Roman" w:cs="Times New Roman"/>
          <w:sz w:val="24"/>
          <w:szCs w:val="24"/>
        </w:rPr>
        <w:commentReference w:id="105"/>
      </w:r>
      <w:r w:rsidR="00937C4B" w:rsidRPr="004D5766">
        <w:rPr>
          <w:rFonts w:ascii="Times New Roman" w:hAnsi="Times New Roman" w:cs="Times New Roman"/>
          <w:sz w:val="24"/>
          <w:szCs w:val="24"/>
        </w:rPr>
        <w:t xml:space="preserve">. The bloom progression </w:t>
      </w:r>
      <w:r>
        <w:rPr>
          <w:rFonts w:ascii="Times New Roman" w:hAnsi="Times New Roman" w:cs="Times New Roman"/>
          <w:sz w:val="24"/>
          <w:szCs w:val="24"/>
        </w:rPr>
        <w:t>wa</w:t>
      </w:r>
      <w:r w:rsidR="00937C4B" w:rsidRPr="004D5766">
        <w:rPr>
          <w:rFonts w:ascii="Times New Roman" w:hAnsi="Times New Roman" w:cs="Times New Roman"/>
          <w:sz w:val="24"/>
          <w:szCs w:val="24"/>
        </w:rPr>
        <w:t xml:space="preserve">s defined as follows: </w:t>
      </w:r>
      <w:r>
        <w:rPr>
          <w:rFonts w:ascii="Times New Roman" w:hAnsi="Times New Roman" w:cs="Times New Roman"/>
          <w:sz w:val="24"/>
          <w:szCs w:val="24"/>
        </w:rPr>
        <w:t>(</w:t>
      </w:r>
      <w:r w:rsidR="00937C4B" w:rsidRPr="004D5766">
        <w:rPr>
          <w:rFonts w:ascii="Times New Roman" w:hAnsi="Times New Roman" w:cs="Times New Roman"/>
          <w:sz w:val="24"/>
          <w:szCs w:val="24"/>
        </w:rPr>
        <w:t xml:space="preserve">a) </w:t>
      </w:r>
      <w:r>
        <w:rPr>
          <w:rFonts w:ascii="Times New Roman" w:hAnsi="Times New Roman" w:cs="Times New Roman"/>
          <w:sz w:val="24"/>
          <w:szCs w:val="24"/>
        </w:rPr>
        <w:t>p</w:t>
      </w:r>
      <w:r w:rsidR="00937C4B" w:rsidRPr="004D5766">
        <w:rPr>
          <w:rFonts w:ascii="Times New Roman" w:hAnsi="Times New Roman" w:cs="Times New Roman"/>
          <w:sz w:val="24"/>
          <w:szCs w:val="24"/>
        </w:rPr>
        <w:t>re-bloom: less than 20% bloom</w:t>
      </w:r>
      <w:r>
        <w:rPr>
          <w:rFonts w:ascii="Times New Roman" w:hAnsi="Times New Roman" w:cs="Times New Roman"/>
          <w:sz w:val="24"/>
          <w:szCs w:val="24"/>
        </w:rPr>
        <w:t>, which was between 2 June and 15 June; (</w:t>
      </w:r>
      <w:r w:rsidR="00937C4B" w:rsidRPr="004D5766">
        <w:rPr>
          <w:rFonts w:ascii="Times New Roman" w:hAnsi="Times New Roman" w:cs="Times New Roman"/>
          <w:sz w:val="24"/>
          <w:szCs w:val="24"/>
        </w:rPr>
        <w:t xml:space="preserve">b) </w:t>
      </w:r>
      <w:r>
        <w:rPr>
          <w:rFonts w:ascii="Times New Roman" w:hAnsi="Times New Roman" w:cs="Times New Roman"/>
          <w:sz w:val="24"/>
          <w:szCs w:val="24"/>
        </w:rPr>
        <w:t>p</w:t>
      </w:r>
      <w:r w:rsidR="00937C4B" w:rsidRPr="004D5766">
        <w:rPr>
          <w:rFonts w:ascii="Times New Roman" w:hAnsi="Times New Roman" w:cs="Times New Roman"/>
          <w:sz w:val="24"/>
          <w:szCs w:val="24"/>
        </w:rPr>
        <w:t>eak-bloom: 60</w:t>
      </w:r>
      <w:r>
        <w:rPr>
          <w:rFonts w:ascii="Times New Roman" w:hAnsi="Times New Roman" w:cs="Times New Roman"/>
          <w:sz w:val="24"/>
          <w:szCs w:val="24"/>
        </w:rPr>
        <w:t xml:space="preserve"> to </w:t>
      </w:r>
      <w:r w:rsidR="00937C4B" w:rsidRPr="004D5766">
        <w:rPr>
          <w:rFonts w:ascii="Times New Roman" w:hAnsi="Times New Roman" w:cs="Times New Roman"/>
          <w:sz w:val="24"/>
          <w:szCs w:val="24"/>
        </w:rPr>
        <w:t>80% bloom</w:t>
      </w:r>
      <w:r>
        <w:rPr>
          <w:rFonts w:ascii="Times New Roman" w:hAnsi="Times New Roman" w:cs="Times New Roman"/>
          <w:sz w:val="24"/>
          <w:szCs w:val="24"/>
        </w:rPr>
        <w:t>, which was between 28 June and 8 July; and (c) p</w:t>
      </w:r>
      <w:r w:rsidR="00937C4B" w:rsidRPr="004D5766">
        <w:rPr>
          <w:rFonts w:ascii="Times New Roman" w:hAnsi="Times New Roman" w:cs="Times New Roman"/>
          <w:sz w:val="24"/>
          <w:szCs w:val="24"/>
        </w:rPr>
        <w:t>ost-bloom: less than 30% of blooms remaining</w:t>
      </w:r>
      <w:r>
        <w:rPr>
          <w:rFonts w:ascii="Times New Roman" w:hAnsi="Times New Roman" w:cs="Times New Roman"/>
          <w:sz w:val="24"/>
          <w:szCs w:val="24"/>
        </w:rPr>
        <w:t>,</w:t>
      </w:r>
      <w:r w:rsidR="00937C4B" w:rsidRPr="004D5766">
        <w:rPr>
          <w:rFonts w:ascii="Times New Roman" w:hAnsi="Times New Roman" w:cs="Times New Roman"/>
          <w:sz w:val="24"/>
          <w:szCs w:val="24"/>
        </w:rPr>
        <w:t xml:space="preserve"> with the majority of the field progressed to seed production</w:t>
      </w:r>
      <w:r>
        <w:rPr>
          <w:rFonts w:ascii="Times New Roman" w:hAnsi="Times New Roman" w:cs="Times New Roman"/>
          <w:sz w:val="24"/>
          <w:szCs w:val="24"/>
        </w:rPr>
        <w:t>, which was between 19 July and 2 August</w:t>
      </w:r>
      <w:r w:rsidR="00937C4B" w:rsidRPr="004D5766">
        <w:rPr>
          <w:rFonts w:ascii="Times New Roman" w:hAnsi="Times New Roman" w:cs="Times New Roman"/>
          <w:sz w:val="24"/>
          <w:szCs w:val="24"/>
        </w:rPr>
        <w:t>.</w:t>
      </w:r>
    </w:p>
    <w:p w14:paraId="21ECD715" w14:textId="77777777" w:rsidR="00217A7C" w:rsidRDefault="00217A7C" w:rsidP="00937C4B">
      <w:pPr>
        <w:spacing w:after="0" w:line="480" w:lineRule="auto"/>
        <w:rPr>
          <w:rFonts w:ascii="Times New Roman" w:hAnsi="Times New Roman" w:cs="Times New Roman"/>
          <w:b/>
          <w:bCs/>
          <w:i/>
          <w:iCs/>
          <w:sz w:val="24"/>
          <w:szCs w:val="24"/>
        </w:rPr>
      </w:pPr>
    </w:p>
    <w:p w14:paraId="70AC4F83" w14:textId="1A5B07F7" w:rsidR="00937C4B" w:rsidRPr="00201A22" w:rsidRDefault="00201A22" w:rsidP="00937C4B">
      <w:pPr>
        <w:spacing w:after="0" w:line="480" w:lineRule="auto"/>
        <w:rPr>
          <w:rFonts w:ascii="Times New Roman" w:hAnsi="Times New Roman" w:cs="Times New Roman"/>
          <w:b/>
          <w:bCs/>
          <w:sz w:val="24"/>
          <w:szCs w:val="24"/>
        </w:rPr>
      </w:pPr>
      <w:r w:rsidRPr="00201A22">
        <w:rPr>
          <w:rFonts w:ascii="Times New Roman" w:hAnsi="Times New Roman" w:cs="Times New Roman"/>
          <w:b/>
          <w:bCs/>
          <w:sz w:val="24"/>
          <w:szCs w:val="24"/>
        </w:rPr>
        <w:t>2.</w:t>
      </w:r>
      <w:ins w:id="107" w:author="Helmreich, Salena" w:date="2026-04-14T17:15:00Z" w16du:dateUtc="2026-04-14T15:15:00Z">
        <w:r w:rsidR="005F0D7E">
          <w:rPr>
            <w:rFonts w:ascii="Times New Roman" w:hAnsi="Times New Roman" w:cs="Times New Roman"/>
            <w:b/>
            <w:bCs/>
            <w:sz w:val="24"/>
            <w:szCs w:val="24"/>
          </w:rPr>
          <w:t>2</w:t>
        </w:r>
      </w:ins>
      <w:del w:id="108" w:author="Helmreich, Salena" w:date="2026-04-14T17:15:00Z" w16du:dateUtc="2026-04-14T15:15:00Z">
        <w:r w:rsidRPr="00201A22" w:rsidDel="005F0D7E">
          <w:rPr>
            <w:rFonts w:ascii="Times New Roman" w:hAnsi="Times New Roman" w:cs="Times New Roman"/>
            <w:b/>
            <w:bCs/>
            <w:sz w:val="24"/>
            <w:szCs w:val="24"/>
          </w:rPr>
          <w:delText>3</w:delText>
        </w:r>
      </w:del>
      <w:r w:rsidRPr="00201A22">
        <w:rPr>
          <w:rFonts w:ascii="Times New Roman" w:hAnsi="Times New Roman" w:cs="Times New Roman"/>
          <w:b/>
          <w:bCs/>
          <w:sz w:val="24"/>
          <w:szCs w:val="24"/>
        </w:rPr>
        <w:t xml:space="preserve"> | </w:t>
      </w:r>
      <w:r w:rsidR="00937C4B" w:rsidRPr="00201A22">
        <w:rPr>
          <w:rFonts w:ascii="Times New Roman" w:hAnsi="Times New Roman" w:cs="Times New Roman"/>
          <w:b/>
          <w:bCs/>
          <w:sz w:val="24"/>
          <w:szCs w:val="24"/>
        </w:rPr>
        <w:t xml:space="preserve">Bee </w:t>
      </w:r>
      <w:r w:rsidR="00370D97" w:rsidRPr="00201A22">
        <w:rPr>
          <w:rFonts w:ascii="Times New Roman" w:hAnsi="Times New Roman" w:cs="Times New Roman"/>
          <w:b/>
          <w:bCs/>
          <w:sz w:val="24"/>
          <w:szCs w:val="24"/>
        </w:rPr>
        <w:t>survey and body size measurements</w:t>
      </w:r>
      <w:r w:rsidR="00937C4B" w:rsidRPr="00201A22">
        <w:rPr>
          <w:rFonts w:ascii="Times New Roman" w:hAnsi="Times New Roman" w:cs="Times New Roman"/>
          <w:b/>
          <w:bCs/>
          <w:sz w:val="24"/>
          <w:szCs w:val="24"/>
        </w:rPr>
        <w:t> </w:t>
      </w:r>
    </w:p>
    <w:p w14:paraId="4B43630F" w14:textId="0A8A6BFE" w:rsidR="00D62CB0" w:rsidRDefault="00937C4B" w:rsidP="00C219C1">
      <w:pPr>
        <w:spacing w:after="0" w:line="480" w:lineRule="auto"/>
        <w:rPr>
          <w:rFonts w:ascii="Times New Roman" w:eastAsia="Times New Roman" w:hAnsi="Times New Roman" w:cs="Times New Roman"/>
          <w:b/>
          <w:bCs/>
          <w:i/>
          <w:iCs/>
          <w:color w:val="0D0D0D" w:themeColor="text1" w:themeTint="F2"/>
          <w:sz w:val="24"/>
          <w:szCs w:val="24"/>
        </w:rPr>
      </w:pPr>
      <w:commentRangeStart w:id="109"/>
      <w:r w:rsidRPr="004D5766">
        <w:rPr>
          <w:rFonts w:ascii="Times New Roman" w:hAnsi="Times New Roman" w:cs="Times New Roman"/>
          <w:sz w:val="24"/>
          <w:szCs w:val="24"/>
        </w:rPr>
        <w:t>Four 50</w:t>
      </w:r>
      <w:ins w:id="110" w:author="Helmreich, Salena" w:date="2026-04-14T15:37:00Z" w16du:dateUtc="2026-04-14T13:37:00Z">
        <w:r w:rsidR="00EF4E17">
          <w:rPr>
            <w:rFonts w:ascii="Times New Roman" w:hAnsi="Times New Roman" w:cs="Times New Roman"/>
            <w:sz w:val="24"/>
            <w:szCs w:val="24"/>
          </w:rPr>
          <w:t xml:space="preserve">m sweep net </w:t>
        </w:r>
      </w:ins>
      <w:del w:id="111" w:author="Helmreich, Salena" w:date="2026-04-14T15:37:00Z" w16du:dateUtc="2026-04-14T13:37:00Z">
        <w:r w:rsidDel="00EF4E17">
          <w:rPr>
            <w:rFonts w:ascii="Times New Roman" w:hAnsi="Times New Roman" w:cs="Times New Roman"/>
            <w:sz w:val="24"/>
            <w:szCs w:val="24"/>
          </w:rPr>
          <w:delText xml:space="preserve"> </w:delText>
        </w:r>
        <w:r w:rsidR="00370D97" w:rsidDel="00EF4E17">
          <w:rPr>
            <w:rFonts w:ascii="Times New Roman" w:hAnsi="Times New Roman" w:cs="Times New Roman"/>
            <w:sz w:val="24"/>
            <w:szCs w:val="24"/>
          </w:rPr>
          <w:delText>×</w:delText>
        </w:r>
        <w:r w:rsidRPr="004D5766" w:rsidDel="00EF4E17">
          <w:rPr>
            <w:rFonts w:ascii="Times New Roman" w:hAnsi="Times New Roman" w:cs="Times New Roman"/>
            <w:sz w:val="24"/>
            <w:szCs w:val="24"/>
          </w:rPr>
          <w:delText xml:space="preserve"> </w:delText>
        </w:r>
      </w:del>
      <w:del w:id="112" w:author="Helmreich, Salena" w:date="2026-04-14T15:36:00Z" w16du:dateUtc="2026-04-14T13:36:00Z">
        <w:r w:rsidRPr="004D5766" w:rsidDel="002C5254">
          <w:rPr>
            <w:rFonts w:ascii="Times New Roman" w:hAnsi="Times New Roman" w:cs="Times New Roman"/>
            <w:sz w:val="24"/>
            <w:szCs w:val="24"/>
          </w:rPr>
          <w:delText>7</w:delText>
        </w:r>
      </w:del>
      <w:del w:id="113" w:author="Helmreich, Salena" w:date="2026-04-14T15:37:00Z" w16du:dateUtc="2026-04-14T13:37:00Z">
        <w:r w:rsidDel="00EF4E17">
          <w:rPr>
            <w:rFonts w:ascii="Times New Roman" w:hAnsi="Times New Roman" w:cs="Times New Roman"/>
            <w:sz w:val="24"/>
            <w:szCs w:val="24"/>
          </w:rPr>
          <w:delText xml:space="preserve"> </w:delText>
        </w:r>
        <w:r w:rsidRPr="004D5766" w:rsidDel="00EF4E17">
          <w:rPr>
            <w:rFonts w:ascii="Times New Roman" w:hAnsi="Times New Roman" w:cs="Times New Roman"/>
            <w:sz w:val="24"/>
            <w:szCs w:val="24"/>
          </w:rPr>
          <w:delText xml:space="preserve">m </w:delText>
        </w:r>
      </w:del>
      <w:r w:rsidRPr="004D5766">
        <w:rPr>
          <w:rFonts w:ascii="Times New Roman" w:hAnsi="Times New Roman" w:cs="Times New Roman"/>
          <w:sz w:val="24"/>
          <w:szCs w:val="24"/>
        </w:rPr>
        <w:t xml:space="preserve">transects were placed </w:t>
      </w:r>
      <w:proofErr w:type="gramStart"/>
      <w:r w:rsidRPr="004D5766">
        <w:rPr>
          <w:rFonts w:ascii="Times New Roman" w:hAnsi="Times New Roman" w:cs="Times New Roman"/>
          <w:sz w:val="24"/>
          <w:szCs w:val="24"/>
        </w:rPr>
        <w:t>in</w:t>
      </w:r>
      <w:proofErr w:type="gramEnd"/>
      <w:r w:rsidRPr="004D5766">
        <w:rPr>
          <w:rFonts w:ascii="Times New Roman" w:hAnsi="Times New Roman" w:cs="Times New Roman"/>
          <w:sz w:val="24"/>
          <w:szCs w:val="24"/>
        </w:rPr>
        <w:t xml:space="preserve"> each site</w:t>
      </w:r>
      <w:r w:rsidR="00370D97">
        <w:rPr>
          <w:rFonts w:ascii="Times New Roman" w:hAnsi="Times New Roman" w:cs="Times New Roman"/>
          <w:sz w:val="24"/>
          <w:szCs w:val="24"/>
        </w:rPr>
        <w:t xml:space="preserve"> and marked in 5 m intervals</w:t>
      </w:r>
      <w:r w:rsidRPr="004D5766">
        <w:rPr>
          <w:rFonts w:ascii="Times New Roman" w:hAnsi="Times New Roman" w:cs="Times New Roman"/>
          <w:sz w:val="24"/>
          <w:szCs w:val="24"/>
        </w:rPr>
        <w:t>.</w:t>
      </w:r>
      <w:commentRangeEnd w:id="109"/>
      <w:r w:rsidR="00DE48C9" w:rsidRPr="004D5766">
        <w:rPr>
          <w:rStyle w:val="CommentReference"/>
          <w:rFonts w:ascii="Times New Roman" w:hAnsi="Times New Roman" w:cs="Times New Roman"/>
          <w:sz w:val="24"/>
          <w:szCs w:val="24"/>
        </w:rPr>
        <w:commentReference w:id="109"/>
      </w:r>
      <w:r w:rsidRPr="004D5766">
        <w:rPr>
          <w:rFonts w:ascii="Times New Roman" w:hAnsi="Times New Roman" w:cs="Times New Roman"/>
          <w:sz w:val="24"/>
          <w:szCs w:val="24"/>
        </w:rPr>
        <w:t xml:space="preserve"> Transects were chosen during pre-bloom sampling in areas </w:t>
      </w:r>
      <w:r w:rsidR="00A40B96">
        <w:rPr>
          <w:rFonts w:ascii="Times New Roman" w:hAnsi="Times New Roman" w:cs="Times New Roman"/>
          <w:sz w:val="24"/>
          <w:szCs w:val="24"/>
        </w:rPr>
        <w:t>with</w:t>
      </w:r>
      <w:r w:rsidRPr="004D5766">
        <w:rPr>
          <w:rFonts w:ascii="Times New Roman" w:hAnsi="Times New Roman" w:cs="Times New Roman"/>
          <w:sz w:val="24"/>
          <w:szCs w:val="24"/>
        </w:rPr>
        <w:t xml:space="preserve"> flowers </w:t>
      </w:r>
      <w:proofErr w:type="gramStart"/>
      <w:r w:rsidRPr="004D5766">
        <w:rPr>
          <w:rFonts w:ascii="Times New Roman" w:hAnsi="Times New Roman" w:cs="Times New Roman"/>
          <w:sz w:val="24"/>
          <w:szCs w:val="24"/>
        </w:rPr>
        <w:t>blooming</w:t>
      </w:r>
      <w:r w:rsidR="00370D97">
        <w:rPr>
          <w:rFonts w:ascii="Times New Roman" w:hAnsi="Times New Roman" w:cs="Times New Roman"/>
          <w:sz w:val="24"/>
          <w:szCs w:val="24"/>
        </w:rPr>
        <w:t xml:space="preserve">, </w:t>
      </w:r>
      <w:r w:rsidRPr="004D5766">
        <w:rPr>
          <w:rFonts w:ascii="Times New Roman" w:hAnsi="Times New Roman" w:cs="Times New Roman"/>
          <w:sz w:val="24"/>
          <w:szCs w:val="24"/>
        </w:rPr>
        <w:t>and</w:t>
      </w:r>
      <w:proofErr w:type="gramEnd"/>
      <w:r w:rsidRPr="004D5766">
        <w:rPr>
          <w:rFonts w:ascii="Times New Roman" w:hAnsi="Times New Roman" w:cs="Times New Roman"/>
          <w:sz w:val="24"/>
          <w:szCs w:val="24"/>
        </w:rPr>
        <w:t xml:space="preserve"> remained </w:t>
      </w:r>
      <w:r w:rsidR="00370D97">
        <w:rPr>
          <w:rFonts w:ascii="Times New Roman" w:hAnsi="Times New Roman" w:cs="Times New Roman"/>
          <w:sz w:val="24"/>
          <w:szCs w:val="24"/>
        </w:rPr>
        <w:t>in the same location</w:t>
      </w:r>
      <w:r w:rsidRPr="004D5766">
        <w:rPr>
          <w:rFonts w:ascii="Times New Roman" w:hAnsi="Times New Roman" w:cs="Times New Roman"/>
          <w:sz w:val="24"/>
          <w:szCs w:val="24"/>
        </w:rPr>
        <w:t>. Bees were collected by sweep netting</w:t>
      </w:r>
      <w:r w:rsidR="00370D97">
        <w:rPr>
          <w:rFonts w:ascii="Times New Roman" w:hAnsi="Times New Roman" w:cs="Times New Roman"/>
          <w:sz w:val="24"/>
          <w:szCs w:val="24"/>
        </w:rPr>
        <w:t xml:space="preserve"> </w:t>
      </w:r>
      <w:ins w:id="114" w:author="Helmreich, Salena" w:date="2026-04-14T15:36:00Z" w16du:dateUtc="2026-04-14T13:36:00Z">
        <w:r w:rsidR="00AC62FE">
          <w:rPr>
            <w:rFonts w:ascii="Times New Roman" w:hAnsi="Times New Roman" w:cs="Times New Roman"/>
            <w:sz w:val="24"/>
            <w:szCs w:val="24"/>
          </w:rPr>
          <w:t xml:space="preserve">along the </w:t>
        </w:r>
        <w:proofErr w:type="gramStart"/>
        <w:r w:rsidR="00AC62FE">
          <w:rPr>
            <w:rFonts w:ascii="Times New Roman" w:hAnsi="Times New Roman" w:cs="Times New Roman"/>
            <w:sz w:val="24"/>
            <w:szCs w:val="24"/>
          </w:rPr>
          <w:t>transect</w:t>
        </w:r>
        <w:proofErr w:type="gramEnd"/>
        <w:r w:rsidR="00AC62FE">
          <w:rPr>
            <w:rFonts w:ascii="Times New Roman" w:hAnsi="Times New Roman" w:cs="Times New Roman"/>
            <w:sz w:val="24"/>
            <w:szCs w:val="24"/>
          </w:rPr>
          <w:t xml:space="preserve"> </w:t>
        </w:r>
      </w:ins>
      <w:r w:rsidR="00370D97">
        <w:rPr>
          <w:rFonts w:ascii="Times New Roman" w:hAnsi="Times New Roman" w:cs="Times New Roman"/>
          <w:sz w:val="24"/>
          <w:szCs w:val="24"/>
        </w:rPr>
        <w:t>f</w:t>
      </w:r>
      <w:r w:rsidRPr="004D5766">
        <w:rPr>
          <w:rFonts w:ascii="Times New Roman" w:hAnsi="Times New Roman" w:cs="Times New Roman"/>
          <w:sz w:val="24"/>
          <w:szCs w:val="24"/>
        </w:rPr>
        <w:t>or 10 min</w:t>
      </w:r>
      <w:r w:rsidR="0009586C">
        <w:rPr>
          <w:rFonts w:ascii="Times New Roman" w:hAnsi="Times New Roman" w:cs="Times New Roman"/>
          <w:sz w:val="24"/>
          <w:szCs w:val="24"/>
        </w:rPr>
        <w:t>,</w:t>
      </w:r>
      <w:r w:rsidRPr="004D5766">
        <w:rPr>
          <w:rFonts w:ascii="Times New Roman" w:hAnsi="Times New Roman" w:cs="Times New Roman"/>
          <w:sz w:val="24"/>
          <w:szCs w:val="24"/>
        </w:rPr>
        <w:t xml:space="preserve"> walking in each direction along </w:t>
      </w:r>
      <w:r w:rsidR="00C05211">
        <w:rPr>
          <w:rFonts w:ascii="Times New Roman" w:hAnsi="Times New Roman" w:cs="Times New Roman"/>
          <w:sz w:val="24"/>
          <w:szCs w:val="24"/>
        </w:rPr>
        <w:t xml:space="preserve">the </w:t>
      </w:r>
      <w:r w:rsidRPr="004D5766">
        <w:rPr>
          <w:rFonts w:ascii="Times New Roman" w:hAnsi="Times New Roman" w:cs="Times New Roman"/>
          <w:sz w:val="24"/>
          <w:szCs w:val="24"/>
        </w:rPr>
        <w:t>transect</w:t>
      </w:r>
      <w:r w:rsidR="00C05211">
        <w:rPr>
          <w:rFonts w:ascii="Times New Roman" w:hAnsi="Times New Roman" w:cs="Times New Roman"/>
          <w:sz w:val="24"/>
          <w:szCs w:val="24"/>
        </w:rPr>
        <w:t xml:space="preserve"> with each 5 m interval sampled </w:t>
      </w:r>
      <w:r w:rsidRPr="004D5766">
        <w:rPr>
          <w:rFonts w:ascii="Times New Roman" w:hAnsi="Times New Roman" w:cs="Times New Roman"/>
          <w:sz w:val="24"/>
          <w:szCs w:val="24"/>
        </w:rPr>
        <w:t>for 1 min. Sweep nets were emptied into a Ziploc bag</w:t>
      </w:r>
      <w:r w:rsidR="0009586C">
        <w:rPr>
          <w:rFonts w:ascii="Times New Roman" w:hAnsi="Times New Roman" w:cs="Times New Roman"/>
          <w:sz w:val="24"/>
          <w:szCs w:val="24"/>
        </w:rPr>
        <w:t xml:space="preserve"> and stored </w:t>
      </w:r>
      <w:r w:rsidR="00C05211">
        <w:rPr>
          <w:rFonts w:ascii="Times New Roman" w:hAnsi="Times New Roman" w:cs="Times New Roman"/>
          <w:sz w:val="24"/>
          <w:szCs w:val="24"/>
        </w:rPr>
        <w:t>in</w:t>
      </w:r>
      <w:r w:rsidR="0009586C">
        <w:rPr>
          <w:rFonts w:ascii="Times New Roman" w:hAnsi="Times New Roman" w:cs="Times New Roman"/>
          <w:sz w:val="24"/>
          <w:szCs w:val="24"/>
        </w:rPr>
        <w:t xml:space="preserve"> -20 °C </w:t>
      </w:r>
      <w:r w:rsidR="00C05211">
        <w:rPr>
          <w:rFonts w:ascii="Times New Roman" w:hAnsi="Times New Roman" w:cs="Times New Roman"/>
          <w:sz w:val="24"/>
          <w:szCs w:val="24"/>
        </w:rPr>
        <w:t>freezers</w:t>
      </w:r>
      <w:r w:rsidR="0009586C">
        <w:rPr>
          <w:rFonts w:ascii="Times New Roman" w:hAnsi="Times New Roman" w:cs="Times New Roman"/>
          <w:sz w:val="24"/>
          <w:szCs w:val="24"/>
        </w:rPr>
        <w:t xml:space="preserve">. </w:t>
      </w:r>
      <w:r w:rsidRPr="004D5766">
        <w:rPr>
          <w:rFonts w:ascii="Times New Roman" w:hAnsi="Times New Roman" w:cs="Times New Roman"/>
          <w:sz w:val="24"/>
          <w:szCs w:val="24"/>
        </w:rPr>
        <w:t xml:space="preserve">Samples were identified </w:t>
      </w:r>
      <w:proofErr w:type="gramStart"/>
      <w:r w:rsidRPr="004D5766">
        <w:rPr>
          <w:rFonts w:ascii="Times New Roman" w:hAnsi="Times New Roman" w:cs="Times New Roman"/>
          <w:sz w:val="24"/>
          <w:szCs w:val="24"/>
        </w:rPr>
        <w:t>to</w:t>
      </w:r>
      <w:proofErr w:type="gramEnd"/>
      <w:r w:rsidRPr="004D5766">
        <w:rPr>
          <w:rFonts w:ascii="Times New Roman" w:hAnsi="Times New Roman" w:cs="Times New Roman"/>
          <w:sz w:val="24"/>
          <w:szCs w:val="24"/>
        </w:rPr>
        <w:t xml:space="preserve"> </w:t>
      </w:r>
      <w:proofErr w:type="gramStart"/>
      <w:r w:rsidRPr="004D5766">
        <w:rPr>
          <w:rFonts w:ascii="Times New Roman" w:hAnsi="Times New Roman" w:cs="Times New Roman"/>
          <w:sz w:val="24"/>
          <w:szCs w:val="24"/>
        </w:rPr>
        <w:t>genus</w:t>
      </w:r>
      <w:proofErr w:type="gramEnd"/>
      <w:r w:rsidRPr="004D5766">
        <w:rPr>
          <w:rFonts w:ascii="Times New Roman" w:hAnsi="Times New Roman" w:cs="Times New Roman"/>
          <w:sz w:val="24"/>
          <w:szCs w:val="24"/>
        </w:rPr>
        <w:t xml:space="preserve"> using </w:t>
      </w:r>
      <w:r w:rsidR="0009586C">
        <w:rPr>
          <w:rFonts w:ascii="Times New Roman" w:hAnsi="Times New Roman" w:cs="Times New Roman"/>
          <w:sz w:val="24"/>
          <w:szCs w:val="24"/>
        </w:rPr>
        <w:t xml:space="preserve">keys </w:t>
      </w:r>
      <w:r w:rsidR="00937D0A">
        <w:rPr>
          <w:rFonts w:ascii="Times New Roman" w:hAnsi="Times New Roman" w:cs="Times New Roman"/>
          <w:noProof/>
          <w:sz w:val="24"/>
          <w:szCs w:val="24"/>
        </w:rPr>
        <w:t>(Michener</w:t>
      </w:r>
      <w:r w:rsidR="00C05211">
        <w:rPr>
          <w:rFonts w:ascii="Times New Roman" w:hAnsi="Times New Roman" w:cs="Times New Roman"/>
          <w:noProof/>
          <w:sz w:val="24"/>
          <w:szCs w:val="24"/>
        </w:rPr>
        <w:t>,</w:t>
      </w:r>
      <w:r w:rsidR="00937D0A">
        <w:rPr>
          <w:rFonts w:ascii="Times New Roman" w:hAnsi="Times New Roman" w:cs="Times New Roman"/>
          <w:noProof/>
          <w:sz w:val="24"/>
          <w:szCs w:val="24"/>
        </w:rPr>
        <w:t xml:space="preserve"> 2007, Packer et al.</w:t>
      </w:r>
      <w:r w:rsidR="00C05211">
        <w:rPr>
          <w:rFonts w:ascii="Times New Roman" w:hAnsi="Times New Roman" w:cs="Times New Roman"/>
          <w:noProof/>
          <w:sz w:val="24"/>
          <w:szCs w:val="24"/>
        </w:rPr>
        <w:t>,</w:t>
      </w:r>
      <w:r w:rsidR="00937D0A">
        <w:rPr>
          <w:rFonts w:ascii="Times New Roman" w:hAnsi="Times New Roman" w:cs="Times New Roman"/>
          <w:noProof/>
          <w:sz w:val="24"/>
          <w:szCs w:val="24"/>
        </w:rPr>
        <w:t xml:space="preserve"> 2007)</w:t>
      </w:r>
      <w:r w:rsidR="00937D0A">
        <w:rPr>
          <w:rFonts w:ascii="Times New Roman" w:hAnsi="Times New Roman" w:cs="Times New Roman"/>
          <w:sz w:val="24"/>
          <w:szCs w:val="24"/>
        </w:rPr>
        <w:t>;</w:t>
      </w:r>
      <w:r w:rsidR="0009586C">
        <w:rPr>
          <w:rFonts w:ascii="Times New Roman" w:hAnsi="Times New Roman" w:cs="Times New Roman"/>
          <w:sz w:val="24"/>
          <w:szCs w:val="24"/>
        </w:rPr>
        <w:t xml:space="preserve"> identifications were </w:t>
      </w:r>
      <w:r w:rsidRPr="004D5766">
        <w:rPr>
          <w:rFonts w:ascii="Times New Roman" w:hAnsi="Times New Roman" w:cs="Times New Roman"/>
          <w:sz w:val="24"/>
          <w:szCs w:val="24"/>
        </w:rPr>
        <w:t xml:space="preserve">verified by </w:t>
      </w:r>
      <w:r w:rsidR="0009586C">
        <w:rPr>
          <w:rFonts w:ascii="Times New Roman" w:hAnsi="Times New Roman" w:cs="Times New Roman"/>
          <w:sz w:val="24"/>
          <w:szCs w:val="24"/>
        </w:rPr>
        <w:t xml:space="preserve">Dr. </w:t>
      </w:r>
      <w:r w:rsidRPr="004D5766">
        <w:rPr>
          <w:rFonts w:ascii="Times New Roman" w:hAnsi="Times New Roman" w:cs="Times New Roman"/>
          <w:sz w:val="24"/>
          <w:szCs w:val="24"/>
        </w:rPr>
        <w:t>S</w:t>
      </w:r>
      <w:r w:rsidR="0009586C">
        <w:rPr>
          <w:rFonts w:ascii="Times New Roman" w:hAnsi="Times New Roman" w:cs="Times New Roman"/>
          <w:sz w:val="24"/>
          <w:szCs w:val="24"/>
        </w:rPr>
        <w:t>ilas</w:t>
      </w:r>
      <w:r w:rsidRPr="004D5766">
        <w:rPr>
          <w:rFonts w:ascii="Times New Roman" w:hAnsi="Times New Roman" w:cs="Times New Roman"/>
          <w:sz w:val="24"/>
          <w:szCs w:val="24"/>
        </w:rPr>
        <w:t xml:space="preserve"> Bossert</w:t>
      </w:r>
      <w:r w:rsidR="0009586C">
        <w:rPr>
          <w:rFonts w:ascii="Times New Roman" w:hAnsi="Times New Roman" w:cs="Times New Roman"/>
          <w:sz w:val="24"/>
          <w:szCs w:val="24"/>
        </w:rPr>
        <w:t xml:space="preserve"> of Washington State University</w:t>
      </w:r>
      <w:r w:rsidR="00D11165">
        <w:rPr>
          <w:rFonts w:ascii="Times New Roman" w:hAnsi="Times New Roman" w:cs="Times New Roman"/>
          <w:sz w:val="24"/>
          <w:szCs w:val="24"/>
        </w:rPr>
        <w:t xml:space="preserve"> and Dr. Karen Wright at the Washington Bee Atlas</w:t>
      </w:r>
      <w:r w:rsidRPr="004D5766">
        <w:rPr>
          <w:rFonts w:ascii="Times New Roman" w:hAnsi="Times New Roman" w:cs="Times New Roman"/>
          <w:sz w:val="24"/>
          <w:szCs w:val="24"/>
        </w:rPr>
        <w:t>.</w:t>
      </w:r>
      <w:r w:rsidR="0009586C">
        <w:rPr>
          <w:rFonts w:ascii="Times New Roman" w:hAnsi="Times New Roman" w:cs="Times New Roman"/>
          <w:sz w:val="24"/>
          <w:szCs w:val="24"/>
        </w:rPr>
        <w:t xml:space="preserve"> For all bees, we measured head width </w:t>
      </w:r>
      <w:r w:rsidR="00475120">
        <w:rPr>
          <w:rFonts w:ascii="Times New Roman" w:hAnsi="Times New Roman" w:cs="Times New Roman"/>
          <w:sz w:val="24"/>
          <w:szCs w:val="24"/>
        </w:rPr>
        <w:t xml:space="preserve">and </w:t>
      </w:r>
      <w:proofErr w:type="spellStart"/>
      <w:r w:rsidR="00475120">
        <w:rPr>
          <w:rFonts w:ascii="Times New Roman" w:hAnsi="Times New Roman" w:cs="Times New Roman"/>
          <w:sz w:val="24"/>
          <w:szCs w:val="24"/>
        </w:rPr>
        <w:t>intertegular</w:t>
      </w:r>
      <w:proofErr w:type="spellEnd"/>
      <w:r w:rsidR="00475120">
        <w:rPr>
          <w:rFonts w:ascii="Times New Roman" w:hAnsi="Times New Roman" w:cs="Times New Roman"/>
          <w:sz w:val="24"/>
          <w:szCs w:val="24"/>
        </w:rPr>
        <w:t xml:space="preserve"> space</w:t>
      </w:r>
      <w:r w:rsidR="0009586C">
        <w:rPr>
          <w:rFonts w:ascii="Times New Roman" w:hAnsi="Times New Roman" w:cs="Times New Roman"/>
          <w:sz w:val="24"/>
          <w:szCs w:val="24"/>
        </w:rPr>
        <w:t xml:space="preserve"> using a digital caliper </w:t>
      </w:r>
      <w:r w:rsidR="004D311B">
        <w:rPr>
          <w:rFonts w:ascii="Times New Roman" w:hAnsi="Times New Roman" w:cs="Times New Roman"/>
          <w:sz w:val="24"/>
          <w:szCs w:val="24"/>
        </w:rPr>
        <w:t xml:space="preserve">to 0.01 </w:t>
      </w:r>
      <w:r w:rsidR="0009586C">
        <w:rPr>
          <w:rFonts w:ascii="Times New Roman" w:hAnsi="Times New Roman" w:cs="Times New Roman"/>
          <w:sz w:val="24"/>
          <w:szCs w:val="24"/>
        </w:rPr>
        <w:t>mm</w:t>
      </w:r>
      <w:ins w:id="115" w:author="Helmreich, Salena" w:date="2026-04-16T13:06:00Z" w16du:dateUtc="2026-04-16T11:06:00Z">
        <w:r w:rsidR="00D4155A">
          <w:rPr>
            <w:rFonts w:ascii="Times New Roman" w:hAnsi="Times New Roman" w:cs="Times New Roman"/>
            <w:sz w:val="24"/>
            <w:szCs w:val="24"/>
          </w:rPr>
          <w:t xml:space="preserve"> </w:t>
        </w:r>
      </w:ins>
      <w:r w:rsidR="00D5589F">
        <w:rPr>
          <w:rFonts w:ascii="Times New Roman" w:hAnsi="Times New Roman" w:cs="Times New Roman"/>
          <w:noProof/>
          <w:sz w:val="24"/>
          <w:szCs w:val="24"/>
        </w:rPr>
        <w:t>(Hagen and Dupont 2013)</w:t>
      </w:r>
      <w:r w:rsidR="004D311B">
        <w:rPr>
          <w:rFonts w:ascii="Times New Roman" w:hAnsi="Times New Roman" w:cs="Times New Roman"/>
          <w:sz w:val="24"/>
          <w:szCs w:val="24"/>
        </w:rPr>
        <w:t xml:space="preserve">; </w:t>
      </w:r>
      <w:r w:rsidR="004D311B">
        <w:rPr>
          <w:rFonts w:ascii="Times New Roman" w:hAnsi="Times New Roman" w:cs="Times New Roman"/>
          <w:noProof/>
          <w:sz w:val="24"/>
          <w:szCs w:val="24"/>
        </w:rPr>
        <w:t>h</w:t>
      </w:r>
      <w:r w:rsidR="0009586C">
        <w:rPr>
          <w:rFonts w:ascii="Times New Roman" w:hAnsi="Times New Roman" w:cs="Times New Roman"/>
          <w:sz w:val="24"/>
          <w:szCs w:val="24"/>
        </w:rPr>
        <w:t xml:space="preserve">ead width and </w:t>
      </w:r>
      <w:proofErr w:type="spellStart"/>
      <w:r w:rsidR="0009586C">
        <w:rPr>
          <w:rFonts w:ascii="Times New Roman" w:hAnsi="Times New Roman" w:cs="Times New Roman"/>
          <w:sz w:val="24"/>
          <w:szCs w:val="24"/>
        </w:rPr>
        <w:t>intertegular</w:t>
      </w:r>
      <w:proofErr w:type="spellEnd"/>
      <w:r w:rsidR="0009586C">
        <w:rPr>
          <w:rFonts w:ascii="Times New Roman" w:hAnsi="Times New Roman" w:cs="Times New Roman"/>
          <w:sz w:val="24"/>
          <w:szCs w:val="24"/>
        </w:rPr>
        <w:t xml:space="preserve"> space are </w:t>
      </w:r>
      <w:ins w:id="116" w:author="Helmreich, Salena" w:date="2026-04-16T13:05:00Z" w16du:dateUtc="2026-04-16T11:05:00Z">
        <w:r w:rsidR="00703DED">
          <w:rPr>
            <w:rFonts w:ascii="Times New Roman" w:hAnsi="Times New Roman" w:cs="Times New Roman"/>
            <w:sz w:val="24"/>
            <w:szCs w:val="24"/>
          </w:rPr>
          <w:t xml:space="preserve">highly correlated in wild bees and serve as </w:t>
        </w:r>
      </w:ins>
      <w:r w:rsidR="0009586C">
        <w:rPr>
          <w:rFonts w:ascii="Times New Roman" w:hAnsi="Times New Roman" w:cs="Times New Roman"/>
          <w:sz w:val="24"/>
          <w:szCs w:val="24"/>
        </w:rPr>
        <w:t xml:space="preserve">two proxies </w:t>
      </w:r>
      <w:r w:rsidR="00475120">
        <w:rPr>
          <w:rFonts w:ascii="Times New Roman" w:hAnsi="Times New Roman" w:cs="Times New Roman"/>
          <w:sz w:val="24"/>
          <w:szCs w:val="24"/>
        </w:rPr>
        <w:t xml:space="preserve">for </w:t>
      </w:r>
      <w:r w:rsidR="007F47F5">
        <w:rPr>
          <w:rFonts w:ascii="Times New Roman" w:hAnsi="Times New Roman" w:cs="Times New Roman"/>
          <w:sz w:val="24"/>
          <w:szCs w:val="24"/>
        </w:rPr>
        <w:t xml:space="preserve">bee body size </w:t>
      </w:r>
      <w:r w:rsidR="00BF1E27">
        <w:rPr>
          <w:rFonts w:ascii="Times New Roman" w:hAnsi="Times New Roman" w:cs="Times New Roman"/>
          <w:noProof/>
          <w:sz w:val="24"/>
          <w:szCs w:val="24"/>
        </w:rPr>
        <w:t xml:space="preserve">(Hagen </w:t>
      </w:r>
      <w:r w:rsidR="00C05211">
        <w:rPr>
          <w:rFonts w:ascii="Times New Roman" w:hAnsi="Times New Roman" w:cs="Times New Roman"/>
          <w:noProof/>
          <w:sz w:val="24"/>
          <w:szCs w:val="24"/>
        </w:rPr>
        <w:t>&amp;</w:t>
      </w:r>
      <w:r w:rsidR="00BF1E27">
        <w:rPr>
          <w:rFonts w:ascii="Times New Roman" w:hAnsi="Times New Roman" w:cs="Times New Roman"/>
          <w:noProof/>
          <w:sz w:val="24"/>
          <w:szCs w:val="24"/>
        </w:rPr>
        <w:t xml:space="preserve"> Dupont</w:t>
      </w:r>
      <w:r w:rsidR="00C05211">
        <w:rPr>
          <w:rFonts w:ascii="Times New Roman" w:hAnsi="Times New Roman" w:cs="Times New Roman"/>
          <w:noProof/>
          <w:sz w:val="24"/>
          <w:szCs w:val="24"/>
        </w:rPr>
        <w:t>,</w:t>
      </w:r>
      <w:r w:rsidR="00BF1E27">
        <w:rPr>
          <w:rFonts w:ascii="Times New Roman" w:hAnsi="Times New Roman" w:cs="Times New Roman"/>
          <w:noProof/>
          <w:sz w:val="24"/>
          <w:szCs w:val="24"/>
        </w:rPr>
        <w:t xml:space="preserve"> 2013)</w:t>
      </w:r>
      <w:r w:rsidR="004D311B">
        <w:rPr>
          <w:rFonts w:ascii="Times New Roman" w:hAnsi="Times New Roman" w:cs="Times New Roman"/>
          <w:noProof/>
          <w:sz w:val="24"/>
          <w:szCs w:val="24"/>
        </w:rPr>
        <w:t xml:space="preserve">. </w:t>
      </w:r>
      <w:commentRangeStart w:id="117"/>
      <w:commentRangeStart w:id="118"/>
      <w:ins w:id="119" w:author="Helmreich, Salena" w:date="2026-04-16T13:07:00Z" w16du:dateUtc="2026-04-16T11:07:00Z">
        <w:r w:rsidR="00710078">
          <w:rPr>
            <w:rFonts w:ascii="Times New Roman" w:hAnsi="Times New Roman" w:cs="Times New Roman"/>
            <w:noProof/>
            <w:sz w:val="24"/>
            <w:szCs w:val="24"/>
          </w:rPr>
          <w:t xml:space="preserve">Due to </w:t>
        </w:r>
        <w:r w:rsidR="000E4E2A">
          <w:rPr>
            <w:rFonts w:ascii="Times New Roman" w:hAnsi="Times New Roman" w:cs="Times New Roman"/>
            <w:noProof/>
            <w:sz w:val="24"/>
            <w:szCs w:val="24"/>
          </w:rPr>
          <w:t>strong correlation between head width and intertegular distance</w:t>
        </w:r>
        <w:r w:rsidR="00362484">
          <w:rPr>
            <w:rFonts w:ascii="Times New Roman" w:hAnsi="Times New Roman" w:cs="Times New Roman"/>
            <w:noProof/>
            <w:sz w:val="24"/>
            <w:szCs w:val="24"/>
          </w:rPr>
          <w:t xml:space="preserve"> (</w:t>
        </w:r>
        <w:del w:id="120" w:author="Anderson, Riley Morgan" w:date="2026-04-20T13:18:00Z" w16du:dateUtc="2026-04-20T17:18:00Z">
          <w:r w:rsidR="00362484" w:rsidDel="00B605A2">
            <w:rPr>
              <w:rFonts w:ascii="Times New Roman" w:hAnsi="Times New Roman" w:cs="Times New Roman"/>
              <w:noProof/>
              <w:sz w:val="24"/>
              <w:szCs w:val="24"/>
            </w:rPr>
            <w:delText>&gt;</w:delText>
          </w:r>
        </w:del>
      </w:ins>
      <w:ins w:id="121" w:author="Helmreich, Salena" w:date="2026-04-16T13:08:00Z" w16du:dateUtc="2026-04-16T11:08:00Z">
        <w:del w:id="122" w:author="Anderson, Riley Morgan" w:date="2026-04-20T13:18:00Z" w16du:dateUtc="2026-04-20T17:18:00Z">
          <w:r w:rsidR="00362484" w:rsidDel="00B605A2">
            <w:rPr>
              <w:rFonts w:ascii="Times New Roman" w:hAnsi="Times New Roman" w:cs="Times New Roman"/>
              <w:noProof/>
              <w:sz w:val="24"/>
              <w:szCs w:val="24"/>
            </w:rPr>
            <w:delText>0.99</w:delText>
          </w:r>
        </w:del>
      </w:ins>
      <w:ins w:id="123" w:author="Anderson, Riley Morgan" w:date="2026-04-20T13:18:00Z" w16du:dateUtc="2026-04-20T17:18:00Z">
        <w:r w:rsidR="00B605A2">
          <w:rPr>
            <w:rFonts w:ascii="Times New Roman" w:hAnsi="Times New Roman" w:cs="Times New Roman"/>
            <w:noProof/>
            <w:sz w:val="24"/>
            <w:szCs w:val="24"/>
          </w:rPr>
          <w:t>r = 0.947</w:t>
        </w:r>
      </w:ins>
      <w:ins w:id="124" w:author="Helmreich, Salena" w:date="2026-04-16T13:08:00Z" w16du:dateUtc="2026-04-16T11:08:00Z">
        <w:r w:rsidR="00362484">
          <w:rPr>
            <w:rFonts w:ascii="Times New Roman" w:hAnsi="Times New Roman" w:cs="Times New Roman"/>
            <w:noProof/>
            <w:sz w:val="24"/>
            <w:szCs w:val="24"/>
          </w:rPr>
          <w:t>)</w:t>
        </w:r>
      </w:ins>
      <w:ins w:id="125" w:author="Helmreich, Salena" w:date="2026-04-16T13:07:00Z" w16du:dateUtc="2026-04-16T11:07:00Z">
        <w:r w:rsidR="000E4E2A">
          <w:rPr>
            <w:rFonts w:ascii="Times New Roman" w:hAnsi="Times New Roman" w:cs="Times New Roman"/>
            <w:noProof/>
            <w:sz w:val="24"/>
            <w:szCs w:val="24"/>
          </w:rPr>
          <w:t xml:space="preserve">, </w:t>
        </w:r>
      </w:ins>
      <w:commentRangeEnd w:id="117"/>
      <w:r w:rsidR="00360845">
        <w:rPr>
          <w:rStyle w:val="CommentReference"/>
          <w:rFonts w:ascii="Times New Roman" w:hAnsi="Times New Roman" w:cs="Times New Roman"/>
          <w:noProof/>
          <w:sz w:val="24"/>
          <w:szCs w:val="24"/>
        </w:rPr>
        <w:commentReference w:id="117"/>
      </w:r>
      <w:commentRangeEnd w:id="118"/>
      <w:r w:rsidR="00B605A2">
        <w:rPr>
          <w:rStyle w:val="CommentReference"/>
        </w:rPr>
        <w:commentReference w:id="118"/>
      </w:r>
      <w:ins w:id="127" w:author="Helmreich, Salena" w:date="2026-04-16T13:07:00Z" w16du:dateUtc="2026-04-16T11:07:00Z">
        <w:r w:rsidR="000E4E2A">
          <w:rPr>
            <w:rFonts w:ascii="Times New Roman" w:hAnsi="Times New Roman" w:cs="Times New Roman"/>
            <w:noProof/>
            <w:sz w:val="24"/>
            <w:szCs w:val="24"/>
          </w:rPr>
          <w:t>we</w:t>
        </w:r>
      </w:ins>
      <w:ins w:id="128" w:author="Helmreich, Salena" w:date="2026-04-16T13:09:00Z" w16du:dateUtc="2026-04-16T11:09:00Z">
        <w:r w:rsidR="00360845">
          <w:rPr>
            <w:rFonts w:ascii="Times New Roman" w:hAnsi="Times New Roman" w:cs="Times New Roman"/>
            <w:noProof/>
            <w:sz w:val="24"/>
            <w:szCs w:val="24"/>
          </w:rPr>
          <w:t xml:space="preserve"> </w:t>
        </w:r>
        <w:del w:id="129" w:author="Anderson, Riley Morgan" w:date="2026-04-20T13:18:00Z" w16du:dateUtc="2026-04-20T17:18:00Z">
          <w:r w:rsidR="00360845" w:rsidDel="00B605A2">
            <w:rPr>
              <w:rFonts w:ascii="Times New Roman" w:hAnsi="Times New Roman" w:cs="Times New Roman"/>
              <w:noProof/>
              <w:sz w:val="24"/>
              <w:szCs w:val="24"/>
            </w:rPr>
            <w:delText xml:space="preserve">decided to move forward </w:delText>
          </w:r>
          <w:r w:rsidR="00360845" w:rsidDel="00B605A2">
            <w:rPr>
              <w:rFonts w:ascii="Times New Roman" w:hAnsi="Times New Roman" w:cs="Times New Roman"/>
              <w:noProof/>
              <w:sz w:val="24"/>
              <w:szCs w:val="24"/>
            </w:rPr>
            <w:lastRenderedPageBreak/>
            <w:delText>with</w:delText>
          </w:r>
        </w:del>
      </w:ins>
      <w:ins w:id="130" w:author="Anderson, Riley Morgan" w:date="2026-04-20T13:18:00Z" w16du:dateUtc="2026-04-20T17:18:00Z">
        <w:r w:rsidR="00B605A2">
          <w:rPr>
            <w:rFonts w:ascii="Times New Roman" w:hAnsi="Times New Roman" w:cs="Times New Roman"/>
            <w:noProof/>
            <w:sz w:val="24"/>
            <w:szCs w:val="24"/>
          </w:rPr>
          <w:t>opted to use only</w:t>
        </w:r>
      </w:ins>
      <w:ins w:id="131" w:author="Helmreich, Salena" w:date="2026-04-16T13:09:00Z" w16du:dateUtc="2026-04-16T11:09:00Z">
        <w:r w:rsidR="00360845">
          <w:rPr>
            <w:rFonts w:ascii="Times New Roman" w:hAnsi="Times New Roman" w:cs="Times New Roman"/>
            <w:noProof/>
            <w:sz w:val="24"/>
            <w:szCs w:val="24"/>
          </w:rPr>
          <w:t xml:space="preserve"> head width </w:t>
        </w:r>
        <w:del w:id="132" w:author="Anderson, Riley Morgan" w:date="2026-04-20T13:18:00Z" w16du:dateUtc="2026-04-20T17:18:00Z">
          <w:r w:rsidR="00360845" w:rsidDel="00B605A2">
            <w:rPr>
              <w:rFonts w:ascii="Times New Roman" w:hAnsi="Times New Roman" w:cs="Times New Roman"/>
              <w:noProof/>
              <w:sz w:val="24"/>
              <w:szCs w:val="24"/>
            </w:rPr>
            <w:delText xml:space="preserve">measurement </w:delText>
          </w:r>
        </w:del>
        <w:r w:rsidR="00360845">
          <w:rPr>
            <w:rFonts w:ascii="Times New Roman" w:hAnsi="Times New Roman" w:cs="Times New Roman"/>
            <w:noProof/>
            <w:sz w:val="24"/>
            <w:szCs w:val="24"/>
          </w:rPr>
          <w:t xml:space="preserve">for simplicity and efficiency of analyses. </w:t>
        </w:r>
      </w:ins>
      <w:commentRangeStart w:id="133"/>
      <w:del w:id="134" w:author="Helmreich, Salena" w:date="2026-04-16T13:12:00Z" w16du:dateUtc="2026-04-16T11:12:00Z">
        <w:r w:rsidR="004D311B" w:rsidDel="000B1B5D">
          <w:rPr>
            <w:rFonts w:ascii="Times New Roman" w:hAnsi="Times New Roman" w:cs="Times New Roman"/>
            <w:noProof/>
            <w:sz w:val="24"/>
            <w:szCs w:val="24"/>
          </w:rPr>
          <w:delText xml:space="preserve">Bee size is also </w:delText>
        </w:r>
        <w:r w:rsidR="000D29AE" w:rsidDel="000B1B5D">
          <w:rPr>
            <w:rFonts w:ascii="Times New Roman" w:hAnsi="Times New Roman" w:cs="Times New Roman"/>
            <w:sz w:val="24"/>
            <w:szCs w:val="24"/>
          </w:rPr>
          <w:delText xml:space="preserve">highly correlated to food provisioning </w:delText>
        </w:r>
        <w:r w:rsidR="00F36942" w:rsidDel="000B1B5D">
          <w:rPr>
            <w:rFonts w:ascii="Times New Roman" w:hAnsi="Times New Roman" w:cs="Times New Roman"/>
            <w:sz w:val="24"/>
            <w:szCs w:val="24"/>
          </w:rPr>
          <w:delText xml:space="preserve">in the larval stage </w:delText>
        </w:r>
        <w:r w:rsidR="0009586C" w:rsidDel="000B1B5D">
          <w:rPr>
            <w:rFonts w:ascii="Times New Roman" w:hAnsi="Times New Roman" w:cs="Times New Roman"/>
            <w:sz w:val="24"/>
            <w:szCs w:val="24"/>
          </w:rPr>
          <w:delText>and th</w:delText>
        </w:r>
        <w:r w:rsidR="00C05211" w:rsidDel="000B1B5D">
          <w:rPr>
            <w:rFonts w:ascii="Times New Roman" w:hAnsi="Times New Roman" w:cs="Times New Roman"/>
            <w:sz w:val="24"/>
            <w:szCs w:val="24"/>
          </w:rPr>
          <w:delText xml:space="preserve">ereby </w:delText>
        </w:r>
        <w:r w:rsidR="0009586C" w:rsidDel="000B1B5D">
          <w:rPr>
            <w:rFonts w:ascii="Times New Roman" w:hAnsi="Times New Roman" w:cs="Times New Roman"/>
            <w:sz w:val="24"/>
            <w:szCs w:val="24"/>
          </w:rPr>
          <w:delText xml:space="preserve">a rough proxy for food quality </w:delText>
        </w:r>
        <w:r w:rsidR="000F5629" w:rsidDel="000B1B5D">
          <w:rPr>
            <w:rFonts w:ascii="Times New Roman" w:hAnsi="Times New Roman" w:cs="Times New Roman"/>
            <w:noProof/>
            <w:sz w:val="24"/>
            <w:szCs w:val="24"/>
          </w:rPr>
          <w:delText>(</w:delText>
        </w:r>
        <w:r w:rsidR="00F80CE7" w:rsidDel="000B1B5D">
          <w:rPr>
            <w:rFonts w:ascii="Times New Roman" w:hAnsi="Times New Roman" w:cs="Times New Roman"/>
            <w:noProof/>
            <w:sz w:val="24"/>
            <w:szCs w:val="24"/>
          </w:rPr>
          <w:delText xml:space="preserve">Roulston &amp; Cane, 2000; </w:delText>
        </w:r>
        <w:r w:rsidR="000F5629" w:rsidDel="000B1B5D">
          <w:rPr>
            <w:rFonts w:ascii="Times New Roman" w:hAnsi="Times New Roman" w:cs="Times New Roman"/>
            <w:noProof/>
            <w:sz w:val="24"/>
            <w:szCs w:val="24"/>
          </w:rPr>
          <w:delText>Lawson et al.</w:delText>
        </w:r>
        <w:r w:rsidR="00C05211" w:rsidDel="000B1B5D">
          <w:rPr>
            <w:rFonts w:ascii="Times New Roman" w:hAnsi="Times New Roman" w:cs="Times New Roman"/>
            <w:noProof/>
            <w:sz w:val="24"/>
            <w:szCs w:val="24"/>
          </w:rPr>
          <w:delText>,</w:delText>
        </w:r>
        <w:r w:rsidR="000F5629" w:rsidDel="000B1B5D">
          <w:rPr>
            <w:rFonts w:ascii="Times New Roman" w:hAnsi="Times New Roman" w:cs="Times New Roman"/>
            <w:noProof/>
            <w:sz w:val="24"/>
            <w:szCs w:val="24"/>
          </w:rPr>
          <w:delText xml:space="preserve"> 2017)</w:delText>
        </w:r>
        <w:r w:rsidR="000D1C99" w:rsidDel="000B1B5D">
          <w:rPr>
            <w:rFonts w:ascii="Times New Roman" w:hAnsi="Times New Roman" w:cs="Times New Roman"/>
            <w:sz w:val="24"/>
            <w:szCs w:val="24"/>
          </w:rPr>
          <w:delText>.</w:delText>
        </w:r>
      </w:del>
      <w:commentRangeEnd w:id="133"/>
      <w:del w:id="135" w:author="Helmreich, Salena" w:date="2026-04-14T17:16:00Z" w16du:dateUtc="2026-04-14T15:16:00Z">
        <w:r w:rsidR="00A523E2" w:rsidDel="000B1B5D">
          <w:rPr>
            <w:rStyle w:val="CommentReference"/>
            <w:rFonts w:ascii="Times New Roman" w:eastAsia="Times New Roman" w:hAnsi="Times New Roman" w:cs="Times New Roman"/>
            <w:b/>
            <w:bCs/>
            <w:i/>
            <w:iCs/>
            <w:color w:val="0D0D0D" w:themeColor="text1" w:themeTint="F2"/>
            <w:sz w:val="24"/>
            <w:szCs w:val="24"/>
          </w:rPr>
          <w:commentReference w:id="133"/>
        </w:r>
      </w:del>
    </w:p>
    <w:p w14:paraId="5C8E8E54" w14:textId="77777777" w:rsidR="00213E28" w:rsidRDefault="00213E28" w:rsidP="00101B25">
      <w:pPr>
        <w:spacing w:after="0" w:line="480" w:lineRule="auto"/>
        <w:rPr>
          <w:rFonts w:ascii="Times New Roman" w:eastAsia="Times New Roman" w:hAnsi="Times New Roman" w:cs="Times New Roman"/>
          <w:b/>
          <w:bCs/>
          <w:i/>
          <w:iCs/>
          <w:color w:val="0D0D0D" w:themeColor="text1" w:themeTint="F2"/>
          <w:sz w:val="24"/>
          <w:szCs w:val="24"/>
        </w:rPr>
      </w:pPr>
    </w:p>
    <w:p w14:paraId="09EF43B3" w14:textId="188007B0" w:rsidR="00101B25" w:rsidRPr="00201A22" w:rsidRDefault="00201A22" w:rsidP="00101B25">
      <w:pPr>
        <w:spacing w:after="0" w:line="480" w:lineRule="auto"/>
        <w:rPr>
          <w:rFonts w:ascii="Times New Roman" w:eastAsia="Times New Roman" w:hAnsi="Times New Roman" w:cs="Times New Roman"/>
          <w:b/>
          <w:bCs/>
          <w:color w:val="0D0D0D" w:themeColor="text1" w:themeTint="F2"/>
          <w:sz w:val="24"/>
          <w:szCs w:val="24"/>
        </w:rPr>
      </w:pPr>
      <w:r w:rsidRPr="00201A22">
        <w:rPr>
          <w:rFonts w:ascii="Times New Roman" w:eastAsia="Times New Roman" w:hAnsi="Times New Roman" w:cs="Times New Roman"/>
          <w:b/>
          <w:bCs/>
          <w:color w:val="0D0D0D" w:themeColor="text1" w:themeTint="F2"/>
          <w:sz w:val="24"/>
          <w:szCs w:val="24"/>
        </w:rPr>
        <w:t xml:space="preserve">2.4 | </w:t>
      </w:r>
      <w:r w:rsidR="00101B25" w:rsidRPr="00201A22">
        <w:rPr>
          <w:rFonts w:ascii="Times New Roman" w:eastAsia="Times New Roman" w:hAnsi="Times New Roman" w:cs="Times New Roman"/>
          <w:b/>
          <w:bCs/>
          <w:color w:val="0D0D0D" w:themeColor="text1" w:themeTint="F2"/>
          <w:sz w:val="24"/>
          <w:szCs w:val="24"/>
        </w:rPr>
        <w:t xml:space="preserve">Plant </w:t>
      </w:r>
      <w:r w:rsidR="002C6ED2" w:rsidRPr="00201A22">
        <w:rPr>
          <w:rFonts w:ascii="Times New Roman" w:eastAsia="Times New Roman" w:hAnsi="Times New Roman" w:cs="Times New Roman"/>
          <w:b/>
          <w:bCs/>
          <w:color w:val="0D0D0D" w:themeColor="text1" w:themeTint="F2"/>
          <w:sz w:val="24"/>
          <w:szCs w:val="24"/>
        </w:rPr>
        <w:t>b</w:t>
      </w:r>
      <w:r w:rsidR="00101B25" w:rsidRPr="00201A22">
        <w:rPr>
          <w:rFonts w:ascii="Times New Roman" w:eastAsia="Times New Roman" w:hAnsi="Times New Roman" w:cs="Times New Roman"/>
          <w:b/>
          <w:bCs/>
          <w:color w:val="0D0D0D" w:themeColor="text1" w:themeTint="F2"/>
          <w:sz w:val="24"/>
          <w:szCs w:val="24"/>
        </w:rPr>
        <w:t xml:space="preserve">iodiversity </w:t>
      </w:r>
      <w:r w:rsidR="002C6ED2" w:rsidRPr="00201A22">
        <w:rPr>
          <w:rFonts w:ascii="Times New Roman" w:eastAsia="Times New Roman" w:hAnsi="Times New Roman" w:cs="Times New Roman"/>
          <w:b/>
          <w:bCs/>
          <w:color w:val="0D0D0D" w:themeColor="text1" w:themeTint="F2"/>
          <w:sz w:val="24"/>
          <w:szCs w:val="24"/>
        </w:rPr>
        <w:t>s</w:t>
      </w:r>
      <w:r w:rsidR="00101B25" w:rsidRPr="00201A22">
        <w:rPr>
          <w:rFonts w:ascii="Times New Roman" w:eastAsia="Times New Roman" w:hAnsi="Times New Roman" w:cs="Times New Roman"/>
          <w:b/>
          <w:bCs/>
          <w:color w:val="0D0D0D" w:themeColor="text1" w:themeTint="F2"/>
          <w:sz w:val="24"/>
          <w:szCs w:val="24"/>
        </w:rPr>
        <w:t>urvey</w:t>
      </w:r>
      <w:r w:rsidR="002C6ED2" w:rsidRPr="00201A22">
        <w:rPr>
          <w:rFonts w:ascii="Times New Roman" w:eastAsia="Times New Roman" w:hAnsi="Times New Roman" w:cs="Times New Roman"/>
          <w:b/>
          <w:bCs/>
          <w:color w:val="0D0D0D" w:themeColor="text1" w:themeTint="F2"/>
          <w:sz w:val="24"/>
          <w:szCs w:val="24"/>
        </w:rPr>
        <w:t xml:space="preserve"> and landscape context</w:t>
      </w:r>
    </w:p>
    <w:p w14:paraId="643EA02D" w14:textId="10C13E9F" w:rsidR="00CE4907" w:rsidRPr="00F8107C" w:rsidRDefault="00101B25" w:rsidP="00C219C1">
      <w:pPr>
        <w:spacing w:after="0" w:line="480" w:lineRule="auto"/>
        <w:rPr>
          <w:rFonts w:ascii="Times New Roman" w:eastAsia="Times New Roman" w:hAnsi="Times New Roman" w:cs="Times New Roman"/>
          <w:color w:val="0D0D0D" w:themeColor="text1" w:themeTint="F2"/>
          <w:sz w:val="24"/>
          <w:szCs w:val="24"/>
        </w:rPr>
      </w:pPr>
      <w:r w:rsidRPr="00E42DCB">
        <w:rPr>
          <w:rFonts w:ascii="Times New Roman" w:eastAsia="Times New Roman" w:hAnsi="Times New Roman" w:cs="Times New Roman"/>
          <w:color w:val="0D0D0D" w:themeColor="text1" w:themeTint="F2"/>
          <w:sz w:val="24"/>
          <w:szCs w:val="24"/>
        </w:rPr>
        <w:t xml:space="preserve">We conducted plant diversity surveys for each site during each of the three sampling periods. At each site, </w:t>
      </w:r>
      <w:r>
        <w:rPr>
          <w:rFonts w:ascii="Times New Roman" w:eastAsia="Times New Roman" w:hAnsi="Times New Roman" w:cs="Times New Roman"/>
          <w:color w:val="0D0D0D" w:themeColor="text1" w:themeTint="F2"/>
          <w:sz w:val="24"/>
          <w:szCs w:val="24"/>
        </w:rPr>
        <w:t>the same transects as bee surveys were used. Plant surveys were typically conducted on the same days as bee sampling, but if not the same day, plant surveys were always done within a week of bee sampling. W</w:t>
      </w:r>
      <w:r w:rsidRPr="00E42DCB">
        <w:rPr>
          <w:rFonts w:ascii="Times New Roman" w:eastAsia="Times New Roman" w:hAnsi="Times New Roman" w:cs="Times New Roman"/>
          <w:color w:val="0D0D0D" w:themeColor="text1" w:themeTint="F2"/>
          <w:sz w:val="24"/>
          <w:szCs w:val="24"/>
        </w:rPr>
        <w:t>e placed a 1</w:t>
      </w:r>
      <w:r w:rsidR="002C6ED2">
        <w:rPr>
          <w:rFonts w:ascii="Times New Roman" w:eastAsia="Times New Roman" w:hAnsi="Times New Roman" w:cs="Times New Roman"/>
          <w:color w:val="0D0D0D" w:themeColor="text1" w:themeTint="F2"/>
          <w:sz w:val="24"/>
          <w:szCs w:val="24"/>
        </w:rPr>
        <w:t xml:space="preserve"> </w:t>
      </w:r>
      <w:r w:rsidRPr="00E42DCB">
        <w:rPr>
          <w:rFonts w:ascii="Times New Roman" w:eastAsia="Times New Roman" w:hAnsi="Times New Roman" w:cs="Times New Roman"/>
          <w:color w:val="0D0D0D" w:themeColor="text1" w:themeTint="F2"/>
          <w:sz w:val="24"/>
          <w:szCs w:val="24"/>
        </w:rPr>
        <w:t>m</w:t>
      </w:r>
      <w:r w:rsidRPr="00E42DCB">
        <w:rPr>
          <w:rFonts w:ascii="Times New Roman" w:eastAsia="Times New Roman" w:hAnsi="Times New Roman" w:cs="Times New Roman"/>
          <w:color w:val="0D0D0D" w:themeColor="text1" w:themeTint="F2"/>
          <w:sz w:val="24"/>
          <w:szCs w:val="24"/>
          <w:vertAlign w:val="superscript"/>
        </w:rPr>
        <w:t>2</w:t>
      </w:r>
      <w:r w:rsidRPr="00E42DCB">
        <w:rPr>
          <w:rFonts w:ascii="Times New Roman" w:eastAsia="Times New Roman" w:hAnsi="Times New Roman" w:cs="Times New Roman"/>
          <w:color w:val="0D0D0D" w:themeColor="text1" w:themeTint="F2"/>
          <w:sz w:val="24"/>
          <w:szCs w:val="24"/>
        </w:rPr>
        <w:t xml:space="preserve"> quadrat </w:t>
      </w:r>
      <w:del w:id="136" w:author="Helmreich, Salena" w:date="2026-04-16T13:18:00Z" w16du:dateUtc="2026-04-16T11:18:00Z">
        <w:r w:rsidRPr="00E42DCB" w:rsidDel="00B36D93">
          <w:rPr>
            <w:rFonts w:ascii="Times New Roman" w:eastAsia="Times New Roman" w:hAnsi="Times New Roman" w:cs="Times New Roman"/>
            <w:color w:val="0D0D0D" w:themeColor="text1" w:themeTint="F2"/>
            <w:sz w:val="24"/>
            <w:szCs w:val="24"/>
          </w:rPr>
          <w:delText xml:space="preserve">at the same meter marker </w:delText>
        </w:r>
      </w:del>
      <w:r w:rsidRPr="00E42DCB">
        <w:rPr>
          <w:rFonts w:ascii="Times New Roman" w:eastAsia="Times New Roman" w:hAnsi="Times New Roman" w:cs="Times New Roman"/>
          <w:color w:val="0D0D0D" w:themeColor="text1" w:themeTint="F2"/>
          <w:sz w:val="24"/>
          <w:szCs w:val="24"/>
        </w:rPr>
        <w:t xml:space="preserve">within each </w:t>
      </w:r>
      <w:ins w:id="137" w:author="Helmreich, Salena" w:date="2026-04-16T13:18:00Z" w16du:dateUtc="2026-04-16T11:18:00Z">
        <w:r w:rsidR="00B36D93">
          <w:rPr>
            <w:rFonts w:ascii="Times New Roman" w:eastAsia="Times New Roman" w:hAnsi="Times New Roman" w:cs="Times New Roman"/>
            <w:color w:val="0D0D0D" w:themeColor="text1" w:themeTint="F2"/>
            <w:sz w:val="24"/>
            <w:szCs w:val="24"/>
          </w:rPr>
          <w:t xml:space="preserve">of the four </w:t>
        </w:r>
      </w:ins>
      <w:r w:rsidRPr="00E42DCB">
        <w:rPr>
          <w:rFonts w:ascii="Times New Roman" w:eastAsia="Times New Roman" w:hAnsi="Times New Roman" w:cs="Times New Roman"/>
          <w:color w:val="0D0D0D" w:themeColor="text1" w:themeTint="F2"/>
          <w:sz w:val="24"/>
          <w:szCs w:val="24"/>
        </w:rPr>
        <w:t>transect</w:t>
      </w:r>
      <w:ins w:id="138" w:author="Helmreich, Salena" w:date="2026-04-16T13:18:00Z" w16du:dateUtc="2026-04-16T11:18:00Z">
        <w:r w:rsidR="00B36D93">
          <w:rPr>
            <w:rFonts w:ascii="Times New Roman" w:eastAsia="Times New Roman" w:hAnsi="Times New Roman" w:cs="Times New Roman"/>
            <w:color w:val="0D0D0D" w:themeColor="text1" w:themeTint="F2"/>
            <w:sz w:val="24"/>
            <w:szCs w:val="24"/>
          </w:rPr>
          <w:t>s</w:t>
        </w:r>
      </w:ins>
      <w:r w:rsidRPr="00E42DCB">
        <w:rPr>
          <w:rFonts w:ascii="Times New Roman" w:eastAsia="Times New Roman" w:hAnsi="Times New Roman" w:cs="Times New Roman"/>
          <w:color w:val="0D0D0D" w:themeColor="text1" w:themeTint="F2"/>
          <w:sz w:val="24"/>
          <w:szCs w:val="24"/>
        </w:rPr>
        <w:t xml:space="preserve">. </w:t>
      </w:r>
      <w:commentRangeStart w:id="139"/>
      <w:r w:rsidRPr="00E42DCB">
        <w:rPr>
          <w:rFonts w:ascii="Times New Roman" w:eastAsia="Times New Roman" w:hAnsi="Times New Roman" w:cs="Times New Roman"/>
          <w:color w:val="0D0D0D" w:themeColor="text1" w:themeTint="F2"/>
          <w:sz w:val="24"/>
          <w:szCs w:val="24"/>
        </w:rPr>
        <w:t xml:space="preserve">Placement was changed between periods to </w:t>
      </w:r>
      <w:del w:id="140" w:author="Helmreich, Salena" w:date="2026-04-16T13:19:00Z" w16du:dateUtc="2026-04-16T11:19:00Z">
        <w:r w:rsidRPr="00E42DCB" w:rsidDel="00690376">
          <w:rPr>
            <w:rFonts w:ascii="Times New Roman" w:eastAsia="Times New Roman" w:hAnsi="Times New Roman" w:cs="Times New Roman"/>
            <w:color w:val="0D0D0D" w:themeColor="text1" w:themeTint="F2"/>
            <w:sz w:val="24"/>
            <w:szCs w:val="24"/>
          </w:rPr>
          <w:delText>avoid re-sampling the same flower</w:delText>
        </w:r>
      </w:del>
      <w:ins w:id="141" w:author="Helmreich, Salena" w:date="2026-04-16T13:19:00Z" w16du:dateUtc="2026-04-16T11:19:00Z">
        <w:r w:rsidR="00690376">
          <w:rPr>
            <w:rFonts w:ascii="Times New Roman" w:eastAsia="Times New Roman" w:hAnsi="Times New Roman" w:cs="Times New Roman"/>
            <w:color w:val="0D0D0D" w:themeColor="text1" w:themeTint="F2"/>
            <w:sz w:val="24"/>
            <w:szCs w:val="24"/>
          </w:rPr>
          <w:t xml:space="preserve">include flowers blooming at different times </w:t>
        </w:r>
        <w:r w:rsidR="00452161">
          <w:rPr>
            <w:rFonts w:ascii="Times New Roman" w:eastAsia="Times New Roman" w:hAnsi="Times New Roman" w:cs="Times New Roman"/>
            <w:color w:val="0D0D0D" w:themeColor="text1" w:themeTint="F2"/>
            <w:sz w:val="24"/>
            <w:szCs w:val="24"/>
          </w:rPr>
          <w:t>during the season, and to avoid resampling the same flowers</w:t>
        </w:r>
        <w:r w:rsidR="00CE3775">
          <w:rPr>
            <w:rFonts w:ascii="Times New Roman" w:eastAsia="Times New Roman" w:hAnsi="Times New Roman" w:cs="Times New Roman"/>
            <w:color w:val="0D0D0D" w:themeColor="text1" w:themeTint="F2"/>
            <w:sz w:val="24"/>
            <w:szCs w:val="24"/>
          </w:rPr>
          <w:t xml:space="preserve"> </w:t>
        </w:r>
      </w:ins>
      <w:del w:id="142" w:author="Helmreich, Salena" w:date="2026-04-16T13:18:00Z" w16du:dateUtc="2026-04-16T11:18:00Z">
        <w:r w:rsidRPr="00E42DCB" w:rsidDel="00CE3775">
          <w:rPr>
            <w:rFonts w:ascii="Times New Roman" w:eastAsia="Times New Roman" w:hAnsi="Times New Roman" w:cs="Times New Roman"/>
            <w:color w:val="0D0D0D" w:themeColor="text1" w:themeTint="F2"/>
            <w:sz w:val="24"/>
            <w:szCs w:val="24"/>
          </w:rPr>
          <w:delText>s</w:delText>
        </w:r>
      </w:del>
      <w:r w:rsidRPr="00E42DCB">
        <w:rPr>
          <w:rFonts w:ascii="Times New Roman" w:eastAsia="Times New Roman" w:hAnsi="Times New Roman" w:cs="Times New Roman"/>
          <w:color w:val="0D0D0D" w:themeColor="text1" w:themeTint="F2"/>
          <w:sz w:val="24"/>
          <w:szCs w:val="24"/>
        </w:rPr>
        <w:t>.</w:t>
      </w:r>
      <w:commentRangeEnd w:id="139"/>
      <w:r w:rsidR="00CB56FB" w:rsidRPr="00E42DCB">
        <w:rPr>
          <w:rStyle w:val="CommentReference"/>
          <w:rFonts w:ascii="Times New Roman" w:eastAsia="Times New Roman" w:hAnsi="Times New Roman" w:cs="Times New Roman"/>
          <w:color w:val="0D0D0D" w:themeColor="text1" w:themeTint="F2"/>
          <w:sz w:val="24"/>
          <w:szCs w:val="24"/>
        </w:rPr>
        <w:commentReference w:id="139"/>
      </w:r>
      <w:r w:rsidRPr="00E42DCB">
        <w:rPr>
          <w:rFonts w:ascii="Times New Roman" w:eastAsia="Times New Roman" w:hAnsi="Times New Roman" w:cs="Times New Roman"/>
          <w:color w:val="0D0D0D" w:themeColor="text1" w:themeTint="F2"/>
          <w:sz w:val="24"/>
          <w:szCs w:val="24"/>
        </w:rPr>
        <w:t xml:space="preserve"> We recorded all plants in </w:t>
      </w:r>
      <w:r>
        <w:rPr>
          <w:rFonts w:ascii="Times New Roman" w:eastAsia="Times New Roman" w:hAnsi="Times New Roman" w:cs="Times New Roman"/>
          <w:color w:val="0D0D0D" w:themeColor="text1" w:themeTint="F2"/>
          <w:sz w:val="24"/>
          <w:szCs w:val="24"/>
        </w:rPr>
        <w:t>bloom</w:t>
      </w:r>
      <w:r w:rsidRPr="00E42DCB">
        <w:rPr>
          <w:rFonts w:ascii="Times New Roman" w:eastAsia="Times New Roman" w:hAnsi="Times New Roman" w:cs="Times New Roman"/>
          <w:color w:val="0D0D0D" w:themeColor="text1" w:themeTint="F2"/>
          <w:sz w:val="24"/>
          <w:szCs w:val="24"/>
        </w:rPr>
        <w:t xml:space="preserve"> within each quadra</w:t>
      </w:r>
      <w:r>
        <w:rPr>
          <w:rFonts w:ascii="Times New Roman" w:eastAsia="Times New Roman" w:hAnsi="Times New Roman" w:cs="Times New Roman"/>
          <w:color w:val="0D0D0D" w:themeColor="text1" w:themeTint="F2"/>
          <w:sz w:val="24"/>
          <w:szCs w:val="24"/>
        </w:rPr>
        <w:t>t</w:t>
      </w:r>
      <w:r w:rsidRPr="00E42DCB">
        <w:rPr>
          <w:rFonts w:ascii="Times New Roman" w:eastAsia="Times New Roman" w:hAnsi="Times New Roman" w:cs="Times New Roman"/>
          <w:color w:val="0D0D0D" w:themeColor="text1" w:themeTint="F2"/>
          <w:sz w:val="24"/>
          <w:szCs w:val="24"/>
        </w:rPr>
        <w:t xml:space="preserve">. Unknown plant species were identified using </w:t>
      </w:r>
      <w:r w:rsidRPr="00C05211">
        <w:rPr>
          <w:rFonts w:ascii="Times New Roman" w:eastAsia="Times New Roman" w:hAnsi="Times New Roman" w:cs="Times New Roman"/>
          <w:i/>
          <w:iCs/>
          <w:color w:val="0D0D0D" w:themeColor="text1" w:themeTint="F2"/>
          <w:sz w:val="24"/>
          <w:szCs w:val="24"/>
        </w:rPr>
        <w:t xml:space="preserve">iNaturalist </w:t>
      </w:r>
      <w:r w:rsidRPr="00C05211">
        <w:rPr>
          <w:rFonts w:ascii="Times New Roman" w:eastAsia="Times New Roman" w:hAnsi="Times New Roman" w:cs="Times New Roman"/>
          <w:color w:val="0D0D0D" w:themeColor="text1" w:themeTint="F2"/>
          <w:sz w:val="24"/>
          <w:szCs w:val="24"/>
        </w:rPr>
        <w:t>(3.2.6</w:t>
      </w:r>
      <w:r w:rsidR="00EC45B8" w:rsidRPr="00C05211">
        <w:rPr>
          <w:rFonts w:ascii="Times New Roman" w:eastAsia="Times New Roman" w:hAnsi="Times New Roman" w:cs="Times New Roman"/>
          <w:color w:val="0D0D0D" w:themeColor="text1" w:themeTint="F2"/>
          <w:sz w:val="24"/>
          <w:szCs w:val="24"/>
        </w:rPr>
        <w:t>)</w:t>
      </w:r>
      <w:r w:rsidR="000D0A3A" w:rsidRPr="00C05211">
        <w:rPr>
          <w:rFonts w:ascii="Times New Roman" w:eastAsia="Times New Roman" w:hAnsi="Times New Roman" w:cs="Times New Roman"/>
          <w:color w:val="0D0D0D" w:themeColor="text1" w:themeTint="F2"/>
          <w:sz w:val="24"/>
          <w:szCs w:val="24"/>
        </w:rPr>
        <w:t xml:space="preserve"> (</w:t>
      </w:r>
      <w:r w:rsidR="00AD6901" w:rsidRPr="00C05211">
        <w:rPr>
          <w:rFonts w:ascii="Times New Roman" w:eastAsia="Times New Roman" w:hAnsi="Times New Roman" w:cs="Times New Roman"/>
          <w:color w:val="0D0D0D" w:themeColor="text1" w:themeTint="F2"/>
          <w:sz w:val="24"/>
          <w:szCs w:val="24"/>
        </w:rPr>
        <w:t>iNaturalist</w:t>
      </w:r>
      <w:r w:rsidR="00C05211">
        <w:rPr>
          <w:rFonts w:ascii="Times New Roman" w:eastAsia="Times New Roman" w:hAnsi="Times New Roman" w:cs="Times New Roman"/>
          <w:color w:val="0D0D0D" w:themeColor="text1" w:themeTint="F2"/>
          <w:sz w:val="24"/>
          <w:szCs w:val="24"/>
        </w:rPr>
        <w:t>,</w:t>
      </w:r>
      <w:r w:rsidR="000D0A3A" w:rsidRPr="00C05211">
        <w:rPr>
          <w:rFonts w:ascii="Times New Roman" w:eastAsia="Times New Roman" w:hAnsi="Times New Roman" w:cs="Times New Roman"/>
          <w:color w:val="0D0D0D" w:themeColor="text1" w:themeTint="F2"/>
          <w:sz w:val="24"/>
          <w:szCs w:val="24"/>
        </w:rPr>
        <w:t xml:space="preserve"> 2022)</w:t>
      </w:r>
      <w:r w:rsidR="00EC45B8" w:rsidRPr="00C05211">
        <w:rPr>
          <w:rFonts w:ascii="Times New Roman" w:eastAsia="Times New Roman" w:hAnsi="Times New Roman" w:cs="Times New Roman"/>
          <w:color w:val="0D0D0D" w:themeColor="text1" w:themeTint="F2"/>
          <w:sz w:val="24"/>
          <w:szCs w:val="24"/>
        </w:rPr>
        <w:t>.</w:t>
      </w:r>
      <w:r w:rsidRPr="00E42DCB">
        <w:rPr>
          <w:rFonts w:ascii="Times New Roman" w:eastAsia="Times New Roman" w:hAnsi="Times New Roman" w:cs="Times New Roman"/>
          <w:color w:val="0D0D0D" w:themeColor="text1" w:themeTint="F2"/>
          <w:sz w:val="24"/>
          <w:szCs w:val="24"/>
        </w:rPr>
        <w:t xml:space="preserve"> For plants requiring further identification, samples were collected and later pressed for identification using Washington State University herbarium resources.</w:t>
      </w:r>
    </w:p>
    <w:p w14:paraId="5C915606" w14:textId="04ABCE7E" w:rsidR="00575A05" w:rsidRDefault="00D13835" w:rsidP="00376DED">
      <w:pPr>
        <w:spacing w:after="0" w:line="480" w:lineRule="auto"/>
        <w:ind w:firstLine="540"/>
        <w:rPr>
          <w:rFonts w:ascii="Times New Roman" w:hAnsi="Times New Roman" w:cs="Times New Roman"/>
          <w:b/>
          <w:bCs/>
          <w:i/>
          <w:iCs/>
          <w:color w:val="0D0D0D" w:themeColor="text1" w:themeTint="F2"/>
          <w:sz w:val="24"/>
          <w:szCs w:val="24"/>
        </w:rPr>
      </w:pPr>
      <w:r>
        <w:rPr>
          <w:rFonts w:ascii="Times New Roman" w:hAnsi="Times New Roman" w:cs="Times New Roman"/>
          <w:sz w:val="24"/>
          <w:szCs w:val="24"/>
        </w:rPr>
        <w:t xml:space="preserve">Landscape context </w:t>
      </w:r>
      <w:r w:rsidR="002C6ED2">
        <w:rPr>
          <w:rFonts w:ascii="Times New Roman" w:hAnsi="Times New Roman" w:cs="Times New Roman"/>
          <w:sz w:val="24"/>
          <w:szCs w:val="24"/>
        </w:rPr>
        <w:t xml:space="preserve">surrounding each site </w:t>
      </w:r>
      <w:r>
        <w:rPr>
          <w:rFonts w:ascii="Times New Roman" w:hAnsi="Times New Roman" w:cs="Times New Roman"/>
          <w:sz w:val="24"/>
          <w:szCs w:val="24"/>
        </w:rPr>
        <w:t xml:space="preserve">was </w:t>
      </w:r>
      <w:r w:rsidR="00E17C9B">
        <w:rPr>
          <w:rFonts w:ascii="Times New Roman" w:hAnsi="Times New Roman" w:cs="Times New Roman"/>
          <w:sz w:val="24"/>
          <w:szCs w:val="24"/>
        </w:rPr>
        <w:t xml:space="preserve">assessed </w:t>
      </w:r>
      <w:r w:rsidR="003C4218">
        <w:rPr>
          <w:rFonts w:ascii="Times New Roman" w:hAnsi="Times New Roman" w:cs="Times New Roman"/>
          <w:sz w:val="24"/>
          <w:szCs w:val="24"/>
        </w:rPr>
        <w:t xml:space="preserve">using the </w:t>
      </w:r>
      <w:r w:rsidR="00FE49D4">
        <w:rPr>
          <w:rFonts w:ascii="Times New Roman" w:hAnsi="Times New Roman" w:cs="Times New Roman"/>
          <w:sz w:val="24"/>
          <w:szCs w:val="24"/>
        </w:rPr>
        <w:t>USDA Cropland Data Layer</w:t>
      </w:r>
      <w:r w:rsidR="009A604D">
        <w:rPr>
          <w:rFonts w:ascii="Times New Roman" w:hAnsi="Times New Roman" w:cs="Times New Roman"/>
          <w:sz w:val="24"/>
          <w:szCs w:val="24"/>
        </w:rPr>
        <w:t xml:space="preserve"> (</w:t>
      </w:r>
      <w:r w:rsidR="00882258">
        <w:rPr>
          <w:rFonts w:ascii="Times New Roman" w:hAnsi="Times New Roman" w:cs="Times New Roman"/>
          <w:sz w:val="24"/>
          <w:szCs w:val="24"/>
        </w:rPr>
        <w:t>USDA</w:t>
      </w:r>
      <w:r w:rsidR="002C338D">
        <w:rPr>
          <w:rFonts w:ascii="Times New Roman" w:hAnsi="Times New Roman" w:cs="Times New Roman"/>
          <w:sz w:val="24"/>
          <w:szCs w:val="24"/>
        </w:rPr>
        <w:t>-NASS</w:t>
      </w:r>
      <w:r w:rsidR="00C05211">
        <w:rPr>
          <w:rFonts w:ascii="Times New Roman" w:hAnsi="Times New Roman" w:cs="Times New Roman"/>
          <w:sz w:val="24"/>
          <w:szCs w:val="24"/>
        </w:rPr>
        <w:t>,</w:t>
      </w:r>
      <w:r w:rsidR="002C338D">
        <w:rPr>
          <w:rFonts w:ascii="Times New Roman" w:hAnsi="Times New Roman" w:cs="Times New Roman"/>
          <w:sz w:val="24"/>
          <w:szCs w:val="24"/>
        </w:rPr>
        <w:t xml:space="preserve"> </w:t>
      </w:r>
      <w:r w:rsidR="00882258">
        <w:rPr>
          <w:rFonts w:ascii="Times New Roman" w:hAnsi="Times New Roman" w:cs="Times New Roman"/>
          <w:sz w:val="24"/>
          <w:szCs w:val="24"/>
        </w:rPr>
        <w:t>2022</w:t>
      </w:r>
      <w:r w:rsidR="006A54B6">
        <w:rPr>
          <w:rFonts w:ascii="Times New Roman" w:hAnsi="Times New Roman" w:cs="Times New Roman"/>
          <w:sz w:val="24"/>
          <w:szCs w:val="24"/>
        </w:rPr>
        <w:t>a</w:t>
      </w:r>
      <w:r w:rsidR="00882258">
        <w:rPr>
          <w:rFonts w:ascii="Times New Roman" w:hAnsi="Times New Roman" w:cs="Times New Roman"/>
          <w:sz w:val="24"/>
          <w:szCs w:val="24"/>
        </w:rPr>
        <w:t>)</w:t>
      </w:r>
      <w:r w:rsidR="009A604D">
        <w:rPr>
          <w:rFonts w:ascii="Times New Roman" w:hAnsi="Times New Roman" w:cs="Times New Roman"/>
          <w:sz w:val="24"/>
          <w:szCs w:val="24"/>
        </w:rPr>
        <w:t>.</w:t>
      </w:r>
      <w:r w:rsidR="00247FD6">
        <w:rPr>
          <w:rFonts w:ascii="Times New Roman" w:hAnsi="Times New Roman" w:cs="Times New Roman"/>
          <w:sz w:val="24"/>
          <w:szCs w:val="24"/>
        </w:rPr>
        <w:t xml:space="preserve"> For simplicity, </w:t>
      </w:r>
      <w:r w:rsidR="009351F9">
        <w:rPr>
          <w:rFonts w:ascii="Times New Roman" w:hAnsi="Times New Roman" w:cs="Times New Roman"/>
          <w:sz w:val="24"/>
          <w:szCs w:val="24"/>
        </w:rPr>
        <w:t xml:space="preserve">landscape types were sorted into </w:t>
      </w:r>
      <w:r w:rsidR="002C6ED2">
        <w:rPr>
          <w:rFonts w:ascii="Times New Roman" w:hAnsi="Times New Roman" w:cs="Times New Roman"/>
          <w:sz w:val="24"/>
          <w:szCs w:val="24"/>
        </w:rPr>
        <w:t>ten</w:t>
      </w:r>
      <w:r w:rsidR="009351F9">
        <w:rPr>
          <w:rFonts w:ascii="Times New Roman" w:hAnsi="Times New Roman" w:cs="Times New Roman"/>
          <w:sz w:val="24"/>
          <w:szCs w:val="24"/>
        </w:rPr>
        <w:t xml:space="preserve"> categories: </w:t>
      </w:r>
      <w:r w:rsidR="002C6ED2">
        <w:rPr>
          <w:rFonts w:ascii="Times New Roman" w:hAnsi="Times New Roman" w:cs="Times New Roman"/>
          <w:i/>
          <w:iCs/>
          <w:sz w:val="24"/>
          <w:szCs w:val="24"/>
        </w:rPr>
        <w:t>n</w:t>
      </w:r>
      <w:r w:rsidR="00714BD4">
        <w:rPr>
          <w:rFonts w:ascii="Times New Roman" w:hAnsi="Times New Roman" w:cs="Times New Roman"/>
          <w:i/>
          <w:iCs/>
          <w:sz w:val="24"/>
          <w:szCs w:val="24"/>
        </w:rPr>
        <w:t xml:space="preserve">on-flowering </w:t>
      </w:r>
      <w:r w:rsidR="002C6ED2">
        <w:rPr>
          <w:rFonts w:ascii="Times New Roman" w:hAnsi="Times New Roman" w:cs="Times New Roman"/>
          <w:i/>
          <w:iCs/>
          <w:sz w:val="24"/>
          <w:szCs w:val="24"/>
        </w:rPr>
        <w:t>a</w:t>
      </w:r>
      <w:r w:rsidR="00714BD4">
        <w:rPr>
          <w:rFonts w:ascii="Times New Roman" w:hAnsi="Times New Roman" w:cs="Times New Roman"/>
          <w:i/>
          <w:iCs/>
          <w:sz w:val="24"/>
          <w:szCs w:val="24"/>
        </w:rPr>
        <w:t xml:space="preserve">griculture, </w:t>
      </w:r>
      <w:r w:rsidR="002C6ED2">
        <w:rPr>
          <w:rFonts w:ascii="Times New Roman" w:hAnsi="Times New Roman" w:cs="Times New Roman"/>
          <w:i/>
          <w:iCs/>
          <w:sz w:val="24"/>
          <w:szCs w:val="24"/>
        </w:rPr>
        <w:t>b</w:t>
      </w:r>
      <w:r w:rsidR="00714BD4">
        <w:rPr>
          <w:rFonts w:ascii="Times New Roman" w:hAnsi="Times New Roman" w:cs="Times New Roman"/>
          <w:i/>
          <w:iCs/>
          <w:sz w:val="24"/>
          <w:szCs w:val="24"/>
        </w:rPr>
        <w:t xml:space="preserve">arren, </w:t>
      </w:r>
      <w:r w:rsidR="002C6ED2">
        <w:rPr>
          <w:rFonts w:ascii="Times New Roman" w:hAnsi="Times New Roman" w:cs="Times New Roman"/>
          <w:i/>
          <w:iCs/>
          <w:sz w:val="24"/>
          <w:szCs w:val="24"/>
        </w:rPr>
        <w:t>d</w:t>
      </w:r>
      <w:r w:rsidR="00714BD4">
        <w:rPr>
          <w:rFonts w:ascii="Times New Roman" w:hAnsi="Times New Roman" w:cs="Times New Roman"/>
          <w:i/>
          <w:iCs/>
          <w:sz w:val="24"/>
          <w:szCs w:val="24"/>
        </w:rPr>
        <w:t xml:space="preserve">evelopment, </w:t>
      </w:r>
      <w:r w:rsidR="002C6ED2">
        <w:rPr>
          <w:rFonts w:ascii="Times New Roman" w:hAnsi="Times New Roman" w:cs="Times New Roman"/>
          <w:i/>
          <w:iCs/>
          <w:sz w:val="24"/>
          <w:szCs w:val="24"/>
        </w:rPr>
        <w:t>t</w:t>
      </w:r>
      <w:r w:rsidR="00714BD4">
        <w:rPr>
          <w:rFonts w:ascii="Times New Roman" w:hAnsi="Times New Roman" w:cs="Times New Roman"/>
          <w:i/>
          <w:iCs/>
          <w:sz w:val="24"/>
          <w:szCs w:val="24"/>
        </w:rPr>
        <w:t xml:space="preserve">ree </w:t>
      </w:r>
      <w:r w:rsidR="002C6ED2">
        <w:rPr>
          <w:rFonts w:ascii="Times New Roman" w:hAnsi="Times New Roman" w:cs="Times New Roman"/>
          <w:i/>
          <w:iCs/>
          <w:sz w:val="24"/>
          <w:szCs w:val="24"/>
        </w:rPr>
        <w:t>f</w:t>
      </w:r>
      <w:r w:rsidR="00714BD4">
        <w:rPr>
          <w:rFonts w:ascii="Times New Roman" w:hAnsi="Times New Roman" w:cs="Times New Roman"/>
          <w:i/>
          <w:iCs/>
          <w:sz w:val="24"/>
          <w:szCs w:val="24"/>
        </w:rPr>
        <w:t xml:space="preserve">ruit </w:t>
      </w:r>
      <w:r w:rsidR="002C6ED2">
        <w:rPr>
          <w:rFonts w:ascii="Times New Roman" w:hAnsi="Times New Roman" w:cs="Times New Roman"/>
          <w:i/>
          <w:iCs/>
          <w:sz w:val="24"/>
          <w:szCs w:val="24"/>
        </w:rPr>
        <w:t>c</w:t>
      </w:r>
      <w:r w:rsidR="00714BD4">
        <w:rPr>
          <w:rFonts w:ascii="Times New Roman" w:hAnsi="Times New Roman" w:cs="Times New Roman"/>
          <w:i/>
          <w:iCs/>
          <w:sz w:val="24"/>
          <w:szCs w:val="24"/>
        </w:rPr>
        <w:t xml:space="preserve">rops, </w:t>
      </w:r>
      <w:r w:rsidR="002C6ED2">
        <w:rPr>
          <w:rFonts w:ascii="Times New Roman" w:hAnsi="Times New Roman" w:cs="Times New Roman"/>
          <w:i/>
          <w:iCs/>
          <w:sz w:val="24"/>
          <w:szCs w:val="24"/>
        </w:rPr>
        <w:t>f</w:t>
      </w:r>
      <w:r w:rsidR="00714BD4">
        <w:rPr>
          <w:rFonts w:ascii="Times New Roman" w:hAnsi="Times New Roman" w:cs="Times New Roman"/>
          <w:i/>
          <w:iCs/>
          <w:sz w:val="24"/>
          <w:szCs w:val="24"/>
        </w:rPr>
        <w:t xml:space="preserve">orest and </w:t>
      </w:r>
      <w:r w:rsidR="002C6ED2">
        <w:rPr>
          <w:rFonts w:ascii="Times New Roman" w:hAnsi="Times New Roman" w:cs="Times New Roman"/>
          <w:i/>
          <w:iCs/>
          <w:sz w:val="24"/>
          <w:szCs w:val="24"/>
        </w:rPr>
        <w:t>t</w:t>
      </w:r>
      <w:r w:rsidR="00714BD4">
        <w:rPr>
          <w:rFonts w:ascii="Times New Roman" w:hAnsi="Times New Roman" w:cs="Times New Roman"/>
          <w:i/>
          <w:iCs/>
          <w:sz w:val="24"/>
          <w:szCs w:val="24"/>
        </w:rPr>
        <w:t xml:space="preserve">ree </w:t>
      </w:r>
      <w:r w:rsidR="002C6ED2">
        <w:rPr>
          <w:rFonts w:ascii="Times New Roman" w:hAnsi="Times New Roman" w:cs="Times New Roman"/>
          <w:i/>
          <w:iCs/>
          <w:sz w:val="24"/>
          <w:szCs w:val="24"/>
        </w:rPr>
        <w:t>c</w:t>
      </w:r>
      <w:r w:rsidR="00714BD4">
        <w:rPr>
          <w:rFonts w:ascii="Times New Roman" w:hAnsi="Times New Roman" w:cs="Times New Roman"/>
          <w:i/>
          <w:iCs/>
          <w:sz w:val="24"/>
          <w:szCs w:val="24"/>
        </w:rPr>
        <w:t xml:space="preserve">rops, </w:t>
      </w:r>
      <w:r w:rsidR="002C6ED2">
        <w:rPr>
          <w:rFonts w:ascii="Times New Roman" w:hAnsi="Times New Roman" w:cs="Times New Roman"/>
          <w:i/>
          <w:iCs/>
          <w:sz w:val="24"/>
          <w:szCs w:val="24"/>
        </w:rPr>
        <w:t>w</w:t>
      </w:r>
      <w:r w:rsidR="00714BD4">
        <w:rPr>
          <w:rFonts w:ascii="Times New Roman" w:hAnsi="Times New Roman" w:cs="Times New Roman"/>
          <w:i/>
          <w:iCs/>
          <w:sz w:val="24"/>
          <w:szCs w:val="24"/>
        </w:rPr>
        <w:t>etland</w:t>
      </w:r>
      <w:r w:rsidR="002C6ED2">
        <w:rPr>
          <w:rFonts w:ascii="Times New Roman" w:hAnsi="Times New Roman" w:cs="Times New Roman"/>
          <w:i/>
          <w:iCs/>
          <w:sz w:val="24"/>
          <w:szCs w:val="24"/>
        </w:rPr>
        <w:t xml:space="preserve"> </w:t>
      </w:r>
      <w:r w:rsidR="00714BD4">
        <w:rPr>
          <w:rFonts w:ascii="Times New Roman" w:hAnsi="Times New Roman" w:cs="Times New Roman"/>
          <w:i/>
          <w:iCs/>
          <w:sz w:val="24"/>
          <w:szCs w:val="24"/>
        </w:rPr>
        <w:t>/</w:t>
      </w:r>
      <w:r w:rsidR="002C6ED2">
        <w:rPr>
          <w:rFonts w:ascii="Times New Roman" w:hAnsi="Times New Roman" w:cs="Times New Roman"/>
          <w:i/>
          <w:iCs/>
          <w:sz w:val="24"/>
          <w:szCs w:val="24"/>
        </w:rPr>
        <w:t xml:space="preserve"> o</w:t>
      </w:r>
      <w:r w:rsidR="00714BD4">
        <w:rPr>
          <w:rFonts w:ascii="Times New Roman" w:hAnsi="Times New Roman" w:cs="Times New Roman"/>
          <w:i/>
          <w:iCs/>
          <w:sz w:val="24"/>
          <w:szCs w:val="24"/>
        </w:rPr>
        <w:t xml:space="preserve">pen </w:t>
      </w:r>
      <w:r w:rsidR="002C6ED2">
        <w:rPr>
          <w:rFonts w:ascii="Times New Roman" w:hAnsi="Times New Roman" w:cs="Times New Roman"/>
          <w:i/>
          <w:iCs/>
          <w:sz w:val="24"/>
          <w:szCs w:val="24"/>
        </w:rPr>
        <w:t>w</w:t>
      </w:r>
      <w:r w:rsidR="00714BD4">
        <w:rPr>
          <w:rFonts w:ascii="Times New Roman" w:hAnsi="Times New Roman" w:cs="Times New Roman"/>
          <w:i/>
          <w:iCs/>
          <w:sz w:val="24"/>
          <w:szCs w:val="24"/>
        </w:rPr>
        <w:t xml:space="preserve">ater, </w:t>
      </w:r>
      <w:r w:rsidR="002C6ED2">
        <w:rPr>
          <w:rFonts w:ascii="Times New Roman" w:hAnsi="Times New Roman" w:cs="Times New Roman"/>
          <w:i/>
          <w:iCs/>
          <w:sz w:val="24"/>
          <w:szCs w:val="24"/>
        </w:rPr>
        <w:t>p</w:t>
      </w:r>
      <w:r w:rsidR="00714BD4">
        <w:rPr>
          <w:rFonts w:ascii="Times New Roman" w:hAnsi="Times New Roman" w:cs="Times New Roman"/>
          <w:i/>
          <w:iCs/>
          <w:sz w:val="24"/>
          <w:szCs w:val="24"/>
        </w:rPr>
        <w:t xml:space="preserve">asture, </w:t>
      </w:r>
      <w:r w:rsidR="002C6ED2">
        <w:rPr>
          <w:rFonts w:ascii="Times New Roman" w:hAnsi="Times New Roman" w:cs="Times New Roman"/>
          <w:i/>
          <w:iCs/>
          <w:sz w:val="24"/>
          <w:szCs w:val="24"/>
        </w:rPr>
        <w:t>c</w:t>
      </w:r>
      <w:r w:rsidR="000C1D50">
        <w:rPr>
          <w:rFonts w:ascii="Times New Roman" w:hAnsi="Times New Roman" w:cs="Times New Roman"/>
          <w:i/>
          <w:iCs/>
          <w:sz w:val="24"/>
          <w:szCs w:val="24"/>
        </w:rPr>
        <w:t xml:space="preserve">anola, and </w:t>
      </w:r>
      <w:r w:rsidR="002C6ED2">
        <w:rPr>
          <w:rFonts w:ascii="Times New Roman" w:hAnsi="Times New Roman" w:cs="Times New Roman"/>
          <w:i/>
          <w:iCs/>
          <w:sz w:val="24"/>
          <w:szCs w:val="24"/>
        </w:rPr>
        <w:t>o</w:t>
      </w:r>
      <w:r w:rsidR="000C1D50">
        <w:rPr>
          <w:rFonts w:ascii="Times New Roman" w:hAnsi="Times New Roman" w:cs="Times New Roman"/>
          <w:i/>
          <w:iCs/>
          <w:sz w:val="24"/>
          <w:szCs w:val="24"/>
        </w:rPr>
        <w:t xml:space="preserve">ther </w:t>
      </w:r>
      <w:r w:rsidR="002C6ED2">
        <w:rPr>
          <w:rFonts w:ascii="Times New Roman" w:hAnsi="Times New Roman" w:cs="Times New Roman"/>
          <w:i/>
          <w:iCs/>
          <w:sz w:val="24"/>
          <w:szCs w:val="24"/>
        </w:rPr>
        <w:t>f</w:t>
      </w:r>
      <w:r w:rsidR="000C1D50">
        <w:rPr>
          <w:rFonts w:ascii="Times New Roman" w:hAnsi="Times New Roman" w:cs="Times New Roman"/>
          <w:i/>
          <w:iCs/>
          <w:sz w:val="24"/>
          <w:szCs w:val="24"/>
        </w:rPr>
        <w:t xml:space="preserve">lowering </w:t>
      </w:r>
      <w:r w:rsidR="002C6ED2">
        <w:rPr>
          <w:rFonts w:ascii="Times New Roman" w:hAnsi="Times New Roman" w:cs="Times New Roman"/>
          <w:i/>
          <w:iCs/>
          <w:sz w:val="24"/>
          <w:szCs w:val="24"/>
        </w:rPr>
        <w:t>a</w:t>
      </w:r>
      <w:r w:rsidR="000C1D50">
        <w:rPr>
          <w:rFonts w:ascii="Times New Roman" w:hAnsi="Times New Roman" w:cs="Times New Roman"/>
          <w:i/>
          <w:iCs/>
          <w:sz w:val="24"/>
          <w:szCs w:val="24"/>
        </w:rPr>
        <w:t>gri</w:t>
      </w:r>
      <w:r w:rsidR="002C6ED2">
        <w:rPr>
          <w:rFonts w:ascii="Times New Roman" w:hAnsi="Times New Roman" w:cs="Times New Roman"/>
          <w:i/>
          <w:iCs/>
          <w:sz w:val="24"/>
          <w:szCs w:val="24"/>
        </w:rPr>
        <w:t>c</w:t>
      </w:r>
      <w:r w:rsidR="000C1D50">
        <w:rPr>
          <w:rFonts w:ascii="Times New Roman" w:hAnsi="Times New Roman" w:cs="Times New Roman"/>
          <w:i/>
          <w:iCs/>
          <w:sz w:val="24"/>
          <w:szCs w:val="24"/>
        </w:rPr>
        <w:t xml:space="preserve">ulture. </w:t>
      </w:r>
      <w:r w:rsidR="000C1D50">
        <w:rPr>
          <w:rFonts w:ascii="Times New Roman" w:hAnsi="Times New Roman" w:cs="Times New Roman"/>
          <w:sz w:val="24"/>
          <w:szCs w:val="24"/>
        </w:rPr>
        <w:t xml:space="preserve">The amount of each landscape type </w:t>
      </w:r>
      <w:r w:rsidR="00FC0763">
        <w:rPr>
          <w:rFonts w:ascii="Times New Roman" w:hAnsi="Times New Roman" w:cs="Times New Roman"/>
          <w:sz w:val="24"/>
          <w:szCs w:val="24"/>
        </w:rPr>
        <w:t>in a 2</w:t>
      </w:r>
      <w:r w:rsidR="002C6ED2">
        <w:rPr>
          <w:rFonts w:ascii="Times New Roman" w:hAnsi="Times New Roman" w:cs="Times New Roman"/>
          <w:sz w:val="24"/>
          <w:szCs w:val="24"/>
        </w:rPr>
        <w:t xml:space="preserve"> </w:t>
      </w:r>
      <w:r w:rsidR="00FC0763">
        <w:rPr>
          <w:rFonts w:ascii="Times New Roman" w:hAnsi="Times New Roman" w:cs="Times New Roman"/>
          <w:sz w:val="24"/>
          <w:szCs w:val="24"/>
        </w:rPr>
        <w:t xml:space="preserve">km buffer </w:t>
      </w:r>
      <w:r w:rsidR="004D311B">
        <w:rPr>
          <w:rFonts w:ascii="Times New Roman" w:hAnsi="Times New Roman" w:cs="Times New Roman"/>
          <w:sz w:val="24"/>
          <w:szCs w:val="24"/>
        </w:rPr>
        <w:t>around</w:t>
      </w:r>
      <w:r w:rsidR="00FC0763">
        <w:rPr>
          <w:rFonts w:ascii="Times New Roman" w:hAnsi="Times New Roman" w:cs="Times New Roman"/>
          <w:sz w:val="24"/>
          <w:szCs w:val="24"/>
        </w:rPr>
        <w:t xml:space="preserve"> sites w</w:t>
      </w:r>
      <w:r w:rsidR="004D311B">
        <w:rPr>
          <w:rFonts w:ascii="Times New Roman" w:hAnsi="Times New Roman" w:cs="Times New Roman"/>
          <w:sz w:val="24"/>
          <w:szCs w:val="24"/>
        </w:rPr>
        <w:t>as</w:t>
      </w:r>
      <w:r w:rsidR="00FC0763">
        <w:rPr>
          <w:rFonts w:ascii="Times New Roman" w:hAnsi="Times New Roman" w:cs="Times New Roman"/>
          <w:sz w:val="24"/>
          <w:szCs w:val="24"/>
        </w:rPr>
        <w:t xml:space="preserve"> calculated using </w:t>
      </w:r>
      <w:r w:rsidR="003A3D3C">
        <w:rPr>
          <w:rFonts w:ascii="Times New Roman" w:hAnsi="Times New Roman" w:cs="Times New Roman"/>
          <w:sz w:val="24"/>
          <w:szCs w:val="24"/>
        </w:rPr>
        <w:t>R (4.</w:t>
      </w:r>
      <w:r w:rsidR="006A54B6">
        <w:rPr>
          <w:rFonts w:ascii="Times New Roman" w:hAnsi="Times New Roman" w:cs="Times New Roman"/>
          <w:sz w:val="24"/>
          <w:szCs w:val="24"/>
        </w:rPr>
        <w:t>5</w:t>
      </w:r>
      <w:r w:rsidR="003A3D3C">
        <w:rPr>
          <w:rFonts w:ascii="Times New Roman" w:hAnsi="Times New Roman" w:cs="Times New Roman"/>
          <w:sz w:val="24"/>
          <w:szCs w:val="24"/>
        </w:rPr>
        <w:t>.</w:t>
      </w:r>
      <w:r w:rsidR="006A54B6">
        <w:rPr>
          <w:rFonts w:ascii="Times New Roman" w:hAnsi="Times New Roman" w:cs="Times New Roman"/>
          <w:sz w:val="24"/>
          <w:szCs w:val="24"/>
        </w:rPr>
        <w:t>2</w:t>
      </w:r>
      <w:r w:rsidR="003A3D3C">
        <w:rPr>
          <w:rFonts w:ascii="Times New Roman" w:hAnsi="Times New Roman" w:cs="Times New Roman"/>
          <w:sz w:val="24"/>
          <w:szCs w:val="24"/>
        </w:rPr>
        <w:t xml:space="preserve">) </w:t>
      </w:r>
      <w:r w:rsidR="003A3D3C" w:rsidRPr="00C05211">
        <w:rPr>
          <w:rFonts w:ascii="Times New Roman" w:hAnsi="Times New Roman" w:cs="Times New Roman"/>
          <w:sz w:val="24"/>
          <w:szCs w:val="24"/>
        </w:rPr>
        <w:t>(</w:t>
      </w:r>
      <w:r w:rsidR="00A809EC" w:rsidRPr="00C05211">
        <w:rPr>
          <w:rFonts w:ascii="Times New Roman" w:hAnsi="Times New Roman" w:cs="Times New Roman"/>
          <w:sz w:val="24"/>
          <w:szCs w:val="24"/>
        </w:rPr>
        <w:t>R Core Team</w:t>
      </w:r>
      <w:r w:rsidR="00C05211">
        <w:rPr>
          <w:rFonts w:ascii="Times New Roman" w:hAnsi="Times New Roman" w:cs="Times New Roman"/>
          <w:sz w:val="24"/>
          <w:szCs w:val="24"/>
        </w:rPr>
        <w:t>,</w:t>
      </w:r>
      <w:r w:rsidR="00A809EC" w:rsidRPr="00C05211">
        <w:rPr>
          <w:rFonts w:ascii="Times New Roman" w:hAnsi="Times New Roman" w:cs="Times New Roman"/>
          <w:sz w:val="24"/>
          <w:szCs w:val="24"/>
        </w:rPr>
        <w:t xml:space="preserve"> </w:t>
      </w:r>
      <w:r w:rsidR="00676C50" w:rsidRPr="00C05211">
        <w:rPr>
          <w:rFonts w:ascii="Times New Roman" w:hAnsi="Times New Roman" w:cs="Times New Roman"/>
          <w:sz w:val="24"/>
          <w:szCs w:val="24"/>
        </w:rPr>
        <w:t>202</w:t>
      </w:r>
      <w:r w:rsidR="006A54B6" w:rsidRPr="00C05211">
        <w:rPr>
          <w:rFonts w:ascii="Times New Roman" w:hAnsi="Times New Roman" w:cs="Times New Roman"/>
          <w:sz w:val="24"/>
          <w:szCs w:val="24"/>
        </w:rPr>
        <w:t>5</w:t>
      </w:r>
      <w:r w:rsidR="00676C50" w:rsidRPr="00C05211">
        <w:rPr>
          <w:rFonts w:ascii="Times New Roman" w:hAnsi="Times New Roman" w:cs="Times New Roman"/>
          <w:sz w:val="24"/>
          <w:szCs w:val="24"/>
        </w:rPr>
        <w:t>).</w:t>
      </w:r>
      <w:r w:rsidR="00575A05" w:rsidRPr="00575A05">
        <w:rPr>
          <w:rFonts w:ascii="Times New Roman" w:hAnsi="Times New Roman" w:cs="Times New Roman"/>
          <w:b/>
          <w:bCs/>
          <w:i/>
          <w:iCs/>
          <w:color w:val="0D0D0D" w:themeColor="text1" w:themeTint="F2"/>
          <w:sz w:val="24"/>
          <w:szCs w:val="24"/>
        </w:rPr>
        <w:t xml:space="preserve"> </w:t>
      </w:r>
    </w:p>
    <w:p w14:paraId="5964E4B5" w14:textId="77777777" w:rsidR="00217A7C" w:rsidRDefault="00217A7C" w:rsidP="00575A05">
      <w:pPr>
        <w:spacing w:after="0" w:line="480" w:lineRule="auto"/>
        <w:rPr>
          <w:rFonts w:ascii="Times New Roman" w:hAnsi="Times New Roman" w:cs="Times New Roman"/>
          <w:b/>
          <w:bCs/>
          <w:i/>
          <w:iCs/>
          <w:color w:val="0D0D0D" w:themeColor="text1" w:themeTint="F2"/>
          <w:sz w:val="24"/>
          <w:szCs w:val="24"/>
        </w:rPr>
      </w:pPr>
    </w:p>
    <w:p w14:paraId="40DD3C09" w14:textId="1D9A19BF" w:rsidR="002C6ED2" w:rsidRPr="00201A22" w:rsidRDefault="00201A22" w:rsidP="002C6ED2">
      <w:pPr>
        <w:spacing w:after="0" w:line="480" w:lineRule="auto"/>
        <w:rPr>
          <w:rFonts w:ascii="Times New Roman" w:hAnsi="Times New Roman" w:cs="Times New Roman"/>
          <w:b/>
          <w:bCs/>
          <w:sz w:val="24"/>
          <w:szCs w:val="24"/>
        </w:rPr>
      </w:pPr>
      <w:r w:rsidRPr="00201A22">
        <w:rPr>
          <w:rFonts w:ascii="Times New Roman" w:hAnsi="Times New Roman" w:cs="Times New Roman"/>
          <w:b/>
          <w:bCs/>
          <w:color w:val="0D0D0D" w:themeColor="text1" w:themeTint="F2"/>
          <w:sz w:val="24"/>
          <w:szCs w:val="24"/>
        </w:rPr>
        <w:t xml:space="preserve">2.5 | </w:t>
      </w:r>
      <w:r w:rsidR="00575A05" w:rsidRPr="00201A22">
        <w:rPr>
          <w:rFonts w:ascii="Times New Roman" w:hAnsi="Times New Roman" w:cs="Times New Roman"/>
          <w:b/>
          <w:bCs/>
          <w:color w:val="0D0D0D" w:themeColor="text1" w:themeTint="F2"/>
          <w:sz w:val="24"/>
          <w:szCs w:val="24"/>
        </w:rPr>
        <w:t xml:space="preserve">Community </w:t>
      </w:r>
      <w:r w:rsidR="002C6ED2" w:rsidRPr="00201A22">
        <w:rPr>
          <w:rFonts w:ascii="Times New Roman" w:hAnsi="Times New Roman" w:cs="Times New Roman"/>
          <w:b/>
          <w:bCs/>
          <w:color w:val="0D0D0D" w:themeColor="text1" w:themeTint="F2"/>
          <w:sz w:val="24"/>
          <w:szCs w:val="24"/>
        </w:rPr>
        <w:t>m</w:t>
      </w:r>
      <w:r w:rsidR="00575A05" w:rsidRPr="00201A22">
        <w:rPr>
          <w:rFonts w:ascii="Times New Roman" w:hAnsi="Times New Roman" w:cs="Times New Roman"/>
          <w:b/>
          <w:bCs/>
          <w:color w:val="0D0D0D" w:themeColor="text1" w:themeTint="F2"/>
          <w:sz w:val="24"/>
          <w:szCs w:val="24"/>
        </w:rPr>
        <w:t>etrics</w:t>
      </w:r>
      <w:r w:rsidR="002C6ED2" w:rsidRPr="00201A22">
        <w:rPr>
          <w:rFonts w:ascii="Times New Roman" w:hAnsi="Times New Roman" w:cs="Times New Roman"/>
          <w:b/>
          <w:bCs/>
          <w:color w:val="0D0D0D" w:themeColor="text1" w:themeTint="F2"/>
          <w:sz w:val="24"/>
          <w:szCs w:val="24"/>
        </w:rPr>
        <w:t xml:space="preserve"> and statistical analyses</w:t>
      </w:r>
    </w:p>
    <w:p w14:paraId="0E1EF192" w14:textId="0556147A" w:rsidR="00575A05" w:rsidRDefault="3BB1082A" w:rsidP="00C219C1">
      <w:pPr>
        <w:spacing w:after="0" w:line="480" w:lineRule="auto"/>
        <w:rPr>
          <w:rFonts w:ascii="Times New Roman" w:hAnsi="Times New Roman" w:cs="Times New Roman"/>
          <w:sz w:val="24"/>
          <w:szCs w:val="24"/>
        </w:rPr>
      </w:pPr>
      <w:r w:rsidRPr="7E81279F">
        <w:rPr>
          <w:rFonts w:ascii="Times New Roman" w:hAnsi="Times New Roman" w:cs="Times New Roman"/>
          <w:color w:val="0D0D0D" w:themeColor="text1" w:themeTint="F2"/>
          <w:sz w:val="24"/>
          <w:szCs w:val="24"/>
        </w:rPr>
        <w:lastRenderedPageBreak/>
        <w:t>Abundance, richness, and Shannon diversity were calculated for bee and plant communities</w:t>
      </w:r>
      <w:r w:rsidR="409E135A" w:rsidRPr="7E81279F">
        <w:rPr>
          <w:rFonts w:ascii="Times New Roman" w:hAnsi="Times New Roman" w:cs="Times New Roman"/>
          <w:color w:val="0D0D0D" w:themeColor="text1" w:themeTint="F2"/>
          <w:sz w:val="24"/>
          <w:szCs w:val="24"/>
        </w:rPr>
        <w:t xml:space="preserve"> </w:t>
      </w:r>
      <w:r w:rsidRPr="7E81279F">
        <w:rPr>
          <w:rFonts w:ascii="Times New Roman" w:hAnsi="Times New Roman" w:cs="Times New Roman"/>
          <w:color w:val="0D0D0D" w:themeColor="text1" w:themeTint="F2"/>
          <w:sz w:val="24"/>
          <w:szCs w:val="24"/>
        </w:rPr>
        <w:t xml:space="preserve">at each site </w:t>
      </w:r>
      <w:r w:rsidR="068EC28A" w:rsidRPr="7E81279F">
        <w:rPr>
          <w:rFonts w:ascii="Times New Roman" w:hAnsi="Times New Roman" w:cs="Times New Roman"/>
          <w:color w:val="0D0D0D" w:themeColor="text1" w:themeTint="F2"/>
          <w:sz w:val="24"/>
          <w:szCs w:val="24"/>
        </w:rPr>
        <w:t xml:space="preserve">for each </w:t>
      </w:r>
      <w:r w:rsidRPr="7E81279F">
        <w:rPr>
          <w:rFonts w:ascii="Times New Roman" w:hAnsi="Times New Roman" w:cs="Times New Roman"/>
          <w:color w:val="0D0D0D" w:themeColor="text1" w:themeTint="F2"/>
          <w:sz w:val="24"/>
          <w:szCs w:val="24"/>
        </w:rPr>
        <w:t>canola</w:t>
      </w:r>
      <w:r w:rsidR="068EC28A" w:rsidRPr="7E81279F">
        <w:rPr>
          <w:rFonts w:ascii="Times New Roman" w:hAnsi="Times New Roman" w:cs="Times New Roman"/>
          <w:color w:val="0D0D0D" w:themeColor="text1" w:themeTint="F2"/>
          <w:sz w:val="24"/>
          <w:szCs w:val="24"/>
        </w:rPr>
        <w:t xml:space="preserve"> </w:t>
      </w:r>
      <w:r w:rsidRPr="7E81279F">
        <w:rPr>
          <w:rFonts w:ascii="Times New Roman" w:hAnsi="Times New Roman" w:cs="Times New Roman"/>
          <w:color w:val="0D0D0D" w:themeColor="text1" w:themeTint="F2"/>
          <w:sz w:val="24"/>
          <w:szCs w:val="24"/>
        </w:rPr>
        <w:t xml:space="preserve">bloom period. Abundance was </w:t>
      </w:r>
      <w:r w:rsidR="409E135A" w:rsidRPr="7E81279F">
        <w:rPr>
          <w:rFonts w:ascii="Times New Roman" w:hAnsi="Times New Roman" w:cs="Times New Roman"/>
          <w:color w:val="0D0D0D" w:themeColor="text1" w:themeTint="F2"/>
          <w:sz w:val="24"/>
          <w:szCs w:val="24"/>
        </w:rPr>
        <w:t xml:space="preserve">the sum of all individuals at each </w:t>
      </w:r>
      <w:r w:rsidRPr="7E81279F">
        <w:rPr>
          <w:rFonts w:ascii="Times New Roman" w:hAnsi="Times New Roman" w:cs="Times New Roman"/>
          <w:color w:val="0D0D0D" w:themeColor="text1" w:themeTint="F2"/>
          <w:sz w:val="24"/>
          <w:szCs w:val="24"/>
        </w:rPr>
        <w:t>site per bloom period</w:t>
      </w:r>
      <w:r w:rsidR="409E135A" w:rsidRPr="7E81279F">
        <w:rPr>
          <w:rFonts w:ascii="Times New Roman" w:hAnsi="Times New Roman" w:cs="Times New Roman"/>
          <w:color w:val="0D0D0D" w:themeColor="text1" w:themeTint="F2"/>
          <w:sz w:val="24"/>
          <w:szCs w:val="24"/>
        </w:rPr>
        <w:t xml:space="preserve">, and richness was the number of bee genera or plant species at </w:t>
      </w:r>
      <w:r w:rsidRPr="7E81279F">
        <w:rPr>
          <w:rFonts w:ascii="Times New Roman" w:hAnsi="Times New Roman" w:cs="Times New Roman"/>
          <w:color w:val="0D0D0D" w:themeColor="text1" w:themeTint="F2"/>
          <w:sz w:val="24"/>
          <w:szCs w:val="24"/>
        </w:rPr>
        <w:t>each site per bloom period</w:t>
      </w:r>
      <w:r w:rsidR="6D03800A" w:rsidRPr="7E81279F">
        <w:rPr>
          <w:rFonts w:ascii="Times New Roman" w:hAnsi="Times New Roman" w:cs="Times New Roman"/>
          <w:color w:val="0D0D0D" w:themeColor="text1" w:themeTint="F2"/>
          <w:sz w:val="24"/>
          <w:szCs w:val="24"/>
        </w:rPr>
        <w:t>.</w:t>
      </w:r>
      <w:r w:rsidR="409E135A" w:rsidRPr="7E81279F">
        <w:rPr>
          <w:rFonts w:ascii="Times New Roman" w:hAnsi="Times New Roman" w:cs="Times New Roman"/>
          <w:color w:val="0D0D0D" w:themeColor="text1" w:themeTint="F2"/>
          <w:sz w:val="24"/>
          <w:szCs w:val="24"/>
        </w:rPr>
        <w:t xml:space="preserve"> Shannon diversity of bee and plant communities at each site during each bloom period was calculated using the </w:t>
      </w:r>
      <w:commentRangeStart w:id="143"/>
      <w:commentRangeStart w:id="144"/>
      <w:r w:rsidR="409E135A" w:rsidRPr="7E81279F">
        <w:rPr>
          <w:rFonts w:ascii="Times New Roman" w:hAnsi="Times New Roman" w:cs="Times New Roman"/>
          <w:color w:val="0D0D0D" w:themeColor="text1" w:themeTint="F2"/>
          <w:sz w:val="24"/>
          <w:szCs w:val="24"/>
        </w:rPr>
        <w:t xml:space="preserve">vegan package in R </w:t>
      </w:r>
      <w:commentRangeEnd w:id="143"/>
      <w:r w:rsidR="00575A05" w:rsidRPr="7E81279F">
        <w:rPr>
          <w:rStyle w:val="CommentReference"/>
          <w:rFonts w:ascii="Times New Roman" w:hAnsi="Times New Roman" w:cs="Times New Roman"/>
          <w:noProof/>
          <w:color w:val="0D0D0D" w:themeColor="text1" w:themeTint="F2"/>
          <w:sz w:val="24"/>
          <w:szCs w:val="24"/>
        </w:rPr>
        <w:commentReference w:id="143"/>
      </w:r>
      <w:commentRangeEnd w:id="144"/>
      <w:r w:rsidRPr="7E81279F">
        <w:rPr>
          <w:rStyle w:val="CommentReference"/>
          <w:rFonts w:ascii="Times New Roman" w:hAnsi="Times New Roman" w:cs="Times New Roman"/>
          <w:noProof/>
          <w:color w:val="0D0D0D" w:themeColor="text1" w:themeTint="F2"/>
          <w:sz w:val="24"/>
          <w:szCs w:val="24"/>
        </w:rPr>
        <w:commentReference w:id="144"/>
      </w:r>
      <w:r w:rsidR="2E0D9E4C" w:rsidRPr="7E81279F">
        <w:rPr>
          <w:rFonts w:ascii="Times New Roman" w:hAnsi="Times New Roman" w:cs="Times New Roman"/>
          <w:noProof/>
          <w:color w:val="0D0D0D" w:themeColor="text1" w:themeTint="F2"/>
          <w:sz w:val="24"/>
          <w:szCs w:val="24"/>
        </w:rPr>
        <w:t>(Oksanen et al.</w:t>
      </w:r>
      <w:r w:rsidR="068EC28A" w:rsidRPr="7E81279F">
        <w:rPr>
          <w:rFonts w:ascii="Times New Roman" w:hAnsi="Times New Roman" w:cs="Times New Roman"/>
          <w:noProof/>
          <w:color w:val="0D0D0D" w:themeColor="text1" w:themeTint="F2"/>
          <w:sz w:val="24"/>
          <w:szCs w:val="24"/>
        </w:rPr>
        <w:t>,</w:t>
      </w:r>
      <w:r w:rsidR="2E0D9E4C" w:rsidRPr="7E81279F">
        <w:rPr>
          <w:rFonts w:ascii="Times New Roman" w:hAnsi="Times New Roman" w:cs="Times New Roman"/>
          <w:noProof/>
          <w:color w:val="0D0D0D" w:themeColor="text1" w:themeTint="F2"/>
          <w:sz w:val="24"/>
          <w:szCs w:val="24"/>
        </w:rPr>
        <w:t xml:space="preserve"> 2017</w:t>
      </w:r>
      <w:ins w:id="145" w:author="Anderson, Riley Morgan" w:date="2026-04-03T14:10:00Z" w16du:dateUtc="2026-04-03T14:10:49Z">
        <w:r w:rsidR="3A17E462" w:rsidRPr="7E81279F">
          <w:rPr>
            <w:rFonts w:ascii="Times New Roman" w:hAnsi="Times New Roman" w:cs="Times New Roman"/>
            <w:noProof/>
            <w:color w:val="0D0D0D" w:themeColor="text1" w:themeTint="F2"/>
            <w:sz w:val="24"/>
            <w:szCs w:val="24"/>
          </w:rPr>
          <w:t>, ver. 2.6-6.1</w:t>
        </w:r>
      </w:ins>
      <w:r w:rsidR="2E0D9E4C" w:rsidRPr="7E81279F">
        <w:rPr>
          <w:rFonts w:ascii="Times New Roman" w:hAnsi="Times New Roman" w:cs="Times New Roman"/>
          <w:noProof/>
          <w:color w:val="0D0D0D" w:themeColor="text1" w:themeTint="F2"/>
          <w:sz w:val="24"/>
          <w:szCs w:val="24"/>
        </w:rPr>
        <w:t>)</w:t>
      </w:r>
      <w:r w:rsidR="6E9CF0D2" w:rsidRPr="7E81279F">
        <w:rPr>
          <w:rFonts w:ascii="Times New Roman" w:hAnsi="Times New Roman" w:cs="Times New Roman"/>
          <w:color w:val="0D0D0D" w:themeColor="text1" w:themeTint="F2"/>
          <w:sz w:val="24"/>
          <w:szCs w:val="24"/>
        </w:rPr>
        <w:t>.</w:t>
      </w:r>
    </w:p>
    <w:p w14:paraId="7474290D" w14:textId="37DA169A" w:rsidR="00376DED" w:rsidRDefault="60D9D160" w:rsidP="7E81279F">
      <w:pPr>
        <w:spacing w:after="0" w:line="480" w:lineRule="auto"/>
        <w:ind w:firstLine="540"/>
        <w:rPr>
          <w:rFonts w:ascii="Times New Roman" w:hAnsi="Times New Roman" w:cs="Times New Roman"/>
          <w:sz w:val="24"/>
          <w:szCs w:val="24"/>
        </w:rPr>
      </w:pPr>
      <w:r w:rsidRPr="7E81279F">
        <w:rPr>
          <w:rFonts w:ascii="Times New Roman" w:hAnsi="Times New Roman" w:cs="Times New Roman"/>
          <w:sz w:val="24"/>
          <w:szCs w:val="24"/>
        </w:rPr>
        <w:t>All statistical analyses were performed in R v</w:t>
      </w:r>
      <w:r w:rsidR="77884536" w:rsidRPr="7E81279F">
        <w:rPr>
          <w:rFonts w:ascii="Times New Roman" w:hAnsi="Times New Roman" w:cs="Times New Roman"/>
          <w:sz w:val="24"/>
          <w:szCs w:val="24"/>
        </w:rPr>
        <w:t>.</w:t>
      </w:r>
      <w:r w:rsidRPr="7E81279F">
        <w:rPr>
          <w:rFonts w:ascii="Times New Roman" w:hAnsi="Times New Roman" w:cs="Times New Roman"/>
          <w:sz w:val="24"/>
          <w:szCs w:val="24"/>
        </w:rPr>
        <w:t xml:space="preserve"> 4.</w:t>
      </w:r>
      <w:r w:rsidR="62EC59DB" w:rsidRPr="7E81279F">
        <w:rPr>
          <w:rFonts w:ascii="Times New Roman" w:hAnsi="Times New Roman" w:cs="Times New Roman"/>
          <w:sz w:val="24"/>
          <w:szCs w:val="24"/>
        </w:rPr>
        <w:t>5</w:t>
      </w:r>
      <w:r w:rsidRPr="7E81279F">
        <w:rPr>
          <w:rFonts w:ascii="Times New Roman" w:hAnsi="Times New Roman" w:cs="Times New Roman"/>
          <w:sz w:val="24"/>
          <w:szCs w:val="24"/>
        </w:rPr>
        <w:t>.</w:t>
      </w:r>
      <w:r w:rsidR="62EC59DB" w:rsidRPr="7E81279F">
        <w:rPr>
          <w:rFonts w:ascii="Times New Roman" w:hAnsi="Times New Roman" w:cs="Times New Roman"/>
          <w:sz w:val="24"/>
          <w:szCs w:val="24"/>
        </w:rPr>
        <w:t>2</w:t>
      </w:r>
      <w:r w:rsidRPr="7E81279F">
        <w:rPr>
          <w:rFonts w:ascii="Times New Roman" w:hAnsi="Times New Roman" w:cs="Times New Roman"/>
          <w:sz w:val="24"/>
          <w:szCs w:val="24"/>
        </w:rPr>
        <w:t xml:space="preserve"> (R Core Team</w:t>
      </w:r>
      <w:r w:rsidR="77884536" w:rsidRPr="7E81279F">
        <w:rPr>
          <w:rFonts w:ascii="Times New Roman" w:hAnsi="Times New Roman" w:cs="Times New Roman"/>
          <w:sz w:val="24"/>
          <w:szCs w:val="24"/>
        </w:rPr>
        <w:t>,</w:t>
      </w:r>
      <w:r w:rsidRPr="7E81279F">
        <w:rPr>
          <w:rFonts w:ascii="Times New Roman" w:hAnsi="Times New Roman" w:cs="Times New Roman"/>
          <w:sz w:val="24"/>
          <w:szCs w:val="24"/>
        </w:rPr>
        <w:t xml:space="preserve"> 202</w:t>
      </w:r>
      <w:r w:rsidR="62EC59DB" w:rsidRPr="7E81279F">
        <w:rPr>
          <w:rFonts w:ascii="Times New Roman" w:hAnsi="Times New Roman" w:cs="Times New Roman"/>
          <w:sz w:val="24"/>
          <w:szCs w:val="24"/>
        </w:rPr>
        <w:t>5</w:t>
      </w:r>
      <w:r w:rsidRPr="7E81279F">
        <w:rPr>
          <w:rFonts w:ascii="Times New Roman" w:hAnsi="Times New Roman" w:cs="Times New Roman"/>
          <w:sz w:val="24"/>
          <w:szCs w:val="24"/>
        </w:rPr>
        <w:t xml:space="preserve">), with all data cleaning and figure generation performed in the </w:t>
      </w:r>
      <w:commentRangeStart w:id="146"/>
      <w:commentRangeStart w:id="147"/>
      <w:r w:rsidR="77884536" w:rsidRPr="7E81279F">
        <w:rPr>
          <w:rFonts w:ascii="Times New Roman" w:hAnsi="Times New Roman" w:cs="Times New Roman"/>
          <w:i/>
          <w:iCs/>
          <w:sz w:val="24"/>
          <w:szCs w:val="24"/>
        </w:rPr>
        <w:t>t</w:t>
      </w:r>
      <w:r w:rsidRPr="7E81279F">
        <w:rPr>
          <w:rFonts w:ascii="Times New Roman" w:hAnsi="Times New Roman" w:cs="Times New Roman"/>
          <w:i/>
          <w:iCs/>
          <w:sz w:val="24"/>
          <w:szCs w:val="24"/>
        </w:rPr>
        <w:t>idyverse</w:t>
      </w:r>
      <w:r w:rsidRPr="7E81279F">
        <w:rPr>
          <w:rFonts w:ascii="Times New Roman" w:hAnsi="Times New Roman" w:cs="Times New Roman"/>
          <w:sz w:val="24"/>
          <w:szCs w:val="24"/>
        </w:rPr>
        <w:t xml:space="preserve"> ecosystem</w:t>
      </w:r>
      <w:commentRangeEnd w:id="146"/>
      <w:r w:rsidR="7A923C87" w:rsidRPr="7E81279F">
        <w:rPr>
          <w:rStyle w:val="CommentReference"/>
          <w:rFonts w:ascii="Times New Roman" w:hAnsi="Times New Roman" w:cs="Times New Roman"/>
          <w:sz w:val="24"/>
          <w:szCs w:val="24"/>
        </w:rPr>
        <w:commentReference w:id="146"/>
      </w:r>
      <w:commentRangeEnd w:id="147"/>
      <w:r w:rsidRPr="7E81279F">
        <w:rPr>
          <w:rStyle w:val="CommentReference"/>
          <w:rFonts w:ascii="Times New Roman" w:hAnsi="Times New Roman" w:cs="Times New Roman"/>
          <w:sz w:val="24"/>
          <w:szCs w:val="24"/>
        </w:rPr>
        <w:commentReference w:id="147"/>
      </w:r>
      <w:r w:rsidRPr="7E81279F">
        <w:rPr>
          <w:rFonts w:ascii="Times New Roman" w:hAnsi="Times New Roman" w:cs="Times New Roman"/>
          <w:sz w:val="24"/>
          <w:szCs w:val="24"/>
        </w:rPr>
        <w:t xml:space="preserve"> </w:t>
      </w:r>
      <w:r w:rsidRPr="7E81279F">
        <w:rPr>
          <w:rFonts w:ascii="Times New Roman" w:hAnsi="Times New Roman" w:cs="Times New Roman"/>
          <w:noProof/>
          <w:sz w:val="24"/>
          <w:szCs w:val="24"/>
        </w:rPr>
        <w:t>(Wickham et al.</w:t>
      </w:r>
      <w:r w:rsidR="77884536" w:rsidRPr="7E81279F">
        <w:rPr>
          <w:rFonts w:ascii="Times New Roman" w:hAnsi="Times New Roman" w:cs="Times New Roman"/>
          <w:noProof/>
          <w:sz w:val="24"/>
          <w:szCs w:val="24"/>
        </w:rPr>
        <w:t>,</w:t>
      </w:r>
      <w:r w:rsidRPr="7E81279F">
        <w:rPr>
          <w:rFonts w:ascii="Times New Roman" w:hAnsi="Times New Roman" w:cs="Times New Roman"/>
          <w:noProof/>
          <w:sz w:val="24"/>
          <w:szCs w:val="24"/>
        </w:rPr>
        <w:t xml:space="preserve"> 2019</w:t>
      </w:r>
      <w:ins w:id="148" w:author="Anderson, Riley Morgan" w:date="2026-04-03T14:10:00Z" w16du:dateUtc="2026-04-03T14:10:28Z">
        <w:r w:rsidR="693011C6" w:rsidRPr="7E81279F">
          <w:rPr>
            <w:rFonts w:ascii="Times New Roman" w:hAnsi="Times New Roman" w:cs="Times New Roman"/>
            <w:noProof/>
            <w:sz w:val="24"/>
            <w:szCs w:val="24"/>
          </w:rPr>
          <w:t>, ver. 2.0.0</w:t>
        </w:r>
      </w:ins>
      <w:r w:rsidRPr="7E81279F">
        <w:rPr>
          <w:rFonts w:ascii="Times New Roman" w:hAnsi="Times New Roman" w:cs="Times New Roman"/>
          <w:noProof/>
          <w:sz w:val="24"/>
          <w:szCs w:val="24"/>
        </w:rPr>
        <w:t>)</w:t>
      </w:r>
      <w:r w:rsidRPr="7E81279F">
        <w:rPr>
          <w:rFonts w:ascii="Times New Roman" w:hAnsi="Times New Roman" w:cs="Times New Roman"/>
          <w:sz w:val="24"/>
          <w:szCs w:val="24"/>
        </w:rPr>
        <w:t xml:space="preserve">. </w:t>
      </w:r>
      <w:r w:rsidR="34B78B8E" w:rsidRPr="7E81279F">
        <w:rPr>
          <w:rFonts w:ascii="Times New Roman" w:hAnsi="Times New Roman" w:cs="Times New Roman"/>
          <w:sz w:val="24"/>
          <w:szCs w:val="24"/>
        </w:rPr>
        <w:t xml:space="preserve">To test </w:t>
      </w:r>
      <w:r w:rsidR="0FA07869" w:rsidRPr="7E81279F">
        <w:rPr>
          <w:rFonts w:ascii="Times New Roman" w:hAnsi="Times New Roman" w:cs="Times New Roman"/>
          <w:sz w:val="24"/>
          <w:szCs w:val="24"/>
        </w:rPr>
        <w:t xml:space="preserve">whether </w:t>
      </w:r>
      <w:r w:rsidR="7F8F5657" w:rsidRPr="7E81279F">
        <w:rPr>
          <w:rFonts w:ascii="Times New Roman" w:hAnsi="Times New Roman" w:cs="Times New Roman"/>
          <w:sz w:val="24"/>
          <w:szCs w:val="24"/>
        </w:rPr>
        <w:t>canola alter</w:t>
      </w:r>
      <w:r w:rsidR="0FA07869" w:rsidRPr="7E81279F">
        <w:rPr>
          <w:rFonts w:ascii="Times New Roman" w:hAnsi="Times New Roman" w:cs="Times New Roman"/>
          <w:sz w:val="24"/>
          <w:szCs w:val="24"/>
        </w:rPr>
        <w:t>ed</w:t>
      </w:r>
      <w:r w:rsidR="7F8F5657" w:rsidRPr="7E81279F">
        <w:rPr>
          <w:rFonts w:ascii="Times New Roman" w:hAnsi="Times New Roman" w:cs="Times New Roman"/>
          <w:sz w:val="24"/>
          <w:szCs w:val="24"/>
        </w:rPr>
        <w:t xml:space="preserve"> bee health, we </w:t>
      </w:r>
      <w:commentRangeStart w:id="149"/>
      <w:r w:rsidR="7F8F5657" w:rsidRPr="7E81279F">
        <w:rPr>
          <w:rFonts w:ascii="Times New Roman" w:hAnsi="Times New Roman" w:cs="Times New Roman"/>
          <w:sz w:val="24"/>
          <w:szCs w:val="24"/>
        </w:rPr>
        <w:t xml:space="preserve">modeled </w:t>
      </w:r>
      <w:r w:rsidR="27C0C289" w:rsidRPr="7E81279F">
        <w:rPr>
          <w:rFonts w:ascii="Times New Roman" w:hAnsi="Times New Roman" w:cs="Times New Roman"/>
          <w:sz w:val="24"/>
          <w:szCs w:val="24"/>
        </w:rPr>
        <w:t xml:space="preserve">bee head width </w:t>
      </w:r>
      <w:commentRangeEnd w:id="149"/>
      <w:r w:rsidR="7A923C87" w:rsidRPr="7E81279F">
        <w:rPr>
          <w:rStyle w:val="CommentReference"/>
          <w:rFonts w:ascii="Times New Roman" w:hAnsi="Times New Roman" w:cs="Times New Roman"/>
          <w:sz w:val="24"/>
          <w:szCs w:val="24"/>
        </w:rPr>
        <w:commentReference w:id="149"/>
      </w:r>
      <w:r w:rsidR="27C0C289" w:rsidRPr="7E81279F">
        <w:rPr>
          <w:rFonts w:ascii="Times New Roman" w:hAnsi="Times New Roman" w:cs="Times New Roman"/>
          <w:sz w:val="24"/>
          <w:szCs w:val="24"/>
        </w:rPr>
        <w:t xml:space="preserve">(mm) as a function of </w:t>
      </w:r>
      <w:r w:rsidR="797B4934" w:rsidRPr="7E81279F">
        <w:rPr>
          <w:rFonts w:ascii="Times New Roman" w:hAnsi="Times New Roman" w:cs="Times New Roman"/>
          <w:sz w:val="24"/>
          <w:szCs w:val="24"/>
        </w:rPr>
        <w:t>site type</w:t>
      </w:r>
      <w:r w:rsidR="5624091B" w:rsidRPr="7E81279F">
        <w:rPr>
          <w:rFonts w:ascii="Times New Roman" w:hAnsi="Times New Roman" w:cs="Times New Roman"/>
          <w:sz w:val="24"/>
          <w:szCs w:val="24"/>
        </w:rPr>
        <w:t xml:space="preserve"> (whether bees were collected directly within canola fields or in surrounding landscapes)</w:t>
      </w:r>
      <w:r w:rsidR="74EB50DC" w:rsidRPr="7E81279F">
        <w:rPr>
          <w:rFonts w:ascii="Times New Roman" w:hAnsi="Times New Roman" w:cs="Times New Roman"/>
          <w:sz w:val="24"/>
          <w:szCs w:val="24"/>
        </w:rPr>
        <w:t>, the proportion of canola in the surrounding 2</w:t>
      </w:r>
      <w:r w:rsidRPr="7E81279F">
        <w:rPr>
          <w:rFonts w:ascii="Times New Roman" w:hAnsi="Times New Roman" w:cs="Times New Roman"/>
          <w:sz w:val="24"/>
          <w:szCs w:val="24"/>
        </w:rPr>
        <w:t xml:space="preserve"> </w:t>
      </w:r>
      <w:r w:rsidR="74EB50DC" w:rsidRPr="7E81279F">
        <w:rPr>
          <w:rFonts w:ascii="Times New Roman" w:hAnsi="Times New Roman" w:cs="Times New Roman"/>
          <w:sz w:val="24"/>
          <w:szCs w:val="24"/>
        </w:rPr>
        <w:t>km (canola saturation), their two-way interac</w:t>
      </w:r>
      <w:r w:rsidR="58E055EF" w:rsidRPr="7E81279F">
        <w:rPr>
          <w:rFonts w:ascii="Times New Roman" w:hAnsi="Times New Roman" w:cs="Times New Roman"/>
          <w:sz w:val="24"/>
          <w:szCs w:val="24"/>
        </w:rPr>
        <w:t xml:space="preserve">tion, and </w:t>
      </w:r>
      <w:commentRangeStart w:id="150"/>
      <w:commentRangeStart w:id="151"/>
      <w:r w:rsidR="58E055EF" w:rsidRPr="7E81279F">
        <w:rPr>
          <w:rFonts w:ascii="Times New Roman" w:hAnsi="Times New Roman" w:cs="Times New Roman"/>
          <w:sz w:val="24"/>
          <w:szCs w:val="24"/>
        </w:rPr>
        <w:t>sampling date</w:t>
      </w:r>
      <w:ins w:id="152" w:author="Anderson, Riley Morgan" w:date="2026-04-03T14:06:00Z" w16du:dateUtc="2026-04-03T14:06:40Z">
        <w:r w:rsidR="2D5E37F4" w:rsidRPr="7E81279F">
          <w:rPr>
            <w:rFonts w:ascii="Times New Roman" w:hAnsi="Times New Roman" w:cs="Times New Roman"/>
            <w:sz w:val="24"/>
            <w:szCs w:val="24"/>
          </w:rPr>
          <w:t xml:space="preserve"> (continuous, day of year)</w:t>
        </w:r>
      </w:ins>
      <w:ins w:id="153" w:author="Anderson, Riley Morgan" w:date="2026-04-03T14:03:00Z" w16du:dateUtc="2026-04-03T14:03:54Z">
        <w:r w:rsidR="49A0C2E1" w:rsidRPr="7E81279F">
          <w:rPr>
            <w:rFonts w:ascii="Times New Roman" w:hAnsi="Times New Roman" w:cs="Times New Roman"/>
            <w:sz w:val="24"/>
            <w:szCs w:val="24"/>
          </w:rPr>
          <w:t>, using a line</w:t>
        </w:r>
      </w:ins>
      <w:ins w:id="154" w:author="Anderson, Riley Morgan" w:date="2026-04-03T14:05:00Z" w16du:dateUtc="2026-04-03T14:05:11Z">
        <w:r w:rsidR="2848AD58" w:rsidRPr="7E81279F">
          <w:rPr>
            <w:rFonts w:ascii="Times New Roman" w:hAnsi="Times New Roman" w:cs="Times New Roman"/>
            <w:sz w:val="24"/>
            <w:szCs w:val="24"/>
          </w:rPr>
          <w:t>ar</w:t>
        </w:r>
      </w:ins>
      <w:ins w:id="155" w:author="Anderson, Riley Morgan" w:date="2026-04-03T14:03:00Z" w16du:dateUtc="2026-04-03T14:03:54Z">
        <w:r w:rsidR="49A0C2E1" w:rsidRPr="7E81279F">
          <w:rPr>
            <w:rFonts w:ascii="Times New Roman" w:hAnsi="Times New Roman" w:cs="Times New Roman"/>
            <w:sz w:val="24"/>
            <w:szCs w:val="24"/>
          </w:rPr>
          <w:t xml:space="preserve"> mixed model fit with the R package </w:t>
        </w:r>
        <w:r w:rsidR="49A0C2E1" w:rsidRPr="7E81279F">
          <w:rPr>
            <w:rFonts w:ascii="Times New Roman" w:hAnsi="Times New Roman" w:cs="Times New Roman"/>
            <w:i/>
            <w:iCs/>
            <w:sz w:val="24"/>
            <w:szCs w:val="24"/>
            <w:rPrChange w:id="156" w:author="Anderson, Riley Morgan" w:date="2026-04-03T14:04:00Z" w16du:dateUtc="2026-04-03T14:04:45Z">
              <w:rPr>
                <w:rFonts w:ascii="Times New Roman" w:hAnsi="Times New Roman" w:cs="Times New Roman"/>
                <w:sz w:val="24"/>
                <w:szCs w:val="24"/>
              </w:rPr>
            </w:rPrChange>
          </w:rPr>
          <w:t>lme4</w:t>
        </w:r>
      </w:ins>
      <w:ins w:id="157" w:author="Anderson, Riley Morgan" w:date="2026-04-03T14:04:00Z" w16du:dateUtc="2026-04-03T14:04:58Z">
        <w:r w:rsidR="49A0C2E1" w:rsidRPr="7E81279F">
          <w:rPr>
            <w:rFonts w:ascii="Times New Roman" w:hAnsi="Times New Roman" w:cs="Times New Roman"/>
            <w:sz w:val="24"/>
            <w:szCs w:val="24"/>
          </w:rPr>
          <w:t xml:space="preserve"> </w:t>
        </w:r>
        <w:r w:rsidR="2ECF885C" w:rsidRPr="7E81279F">
          <w:rPr>
            <w:rFonts w:ascii="Times New Roman" w:hAnsi="Times New Roman" w:cs="Times New Roman"/>
            <w:sz w:val="24"/>
            <w:szCs w:val="24"/>
          </w:rPr>
          <w:t xml:space="preserve"> (Bates et al. 2015</w:t>
        </w:r>
      </w:ins>
      <w:ins w:id="158" w:author="Anderson, Riley Morgan" w:date="2026-04-03T14:11:00Z" w16du:dateUtc="2026-04-03T14:11:09Z">
        <w:r w:rsidR="516F0A14" w:rsidRPr="7E81279F">
          <w:rPr>
            <w:rFonts w:ascii="Times New Roman" w:hAnsi="Times New Roman" w:cs="Times New Roman"/>
            <w:sz w:val="24"/>
            <w:szCs w:val="24"/>
          </w:rPr>
          <w:t>, ver. 1.1-35.3</w:t>
        </w:r>
      </w:ins>
      <w:ins w:id="159" w:author="Anderson, Riley Morgan" w:date="2026-04-03T14:04:00Z" w16du:dateUtc="2026-04-03T14:04:58Z">
        <w:r w:rsidR="2ECF885C" w:rsidRPr="7E81279F">
          <w:rPr>
            <w:rFonts w:ascii="Times New Roman" w:hAnsi="Times New Roman" w:cs="Times New Roman"/>
            <w:sz w:val="24"/>
            <w:szCs w:val="24"/>
          </w:rPr>
          <w:t>)</w:t>
        </w:r>
      </w:ins>
      <w:commentRangeEnd w:id="150"/>
      <w:r w:rsidR="7A923C87" w:rsidRPr="7E81279F">
        <w:rPr>
          <w:rStyle w:val="CommentReference"/>
          <w:rFonts w:ascii="Times New Roman" w:hAnsi="Times New Roman" w:cs="Times New Roman"/>
          <w:sz w:val="24"/>
          <w:szCs w:val="24"/>
        </w:rPr>
        <w:commentReference w:id="150"/>
      </w:r>
      <w:commentRangeEnd w:id="151"/>
      <w:r w:rsidRPr="7E81279F">
        <w:rPr>
          <w:rStyle w:val="CommentReference"/>
          <w:rFonts w:ascii="Times New Roman" w:hAnsi="Times New Roman" w:cs="Times New Roman"/>
          <w:sz w:val="24"/>
          <w:szCs w:val="24"/>
        </w:rPr>
        <w:commentReference w:id="151"/>
      </w:r>
      <w:r w:rsidR="58E055EF" w:rsidRPr="7E81279F">
        <w:rPr>
          <w:rFonts w:ascii="Times New Roman" w:hAnsi="Times New Roman" w:cs="Times New Roman"/>
          <w:sz w:val="24"/>
          <w:szCs w:val="24"/>
        </w:rPr>
        <w:t xml:space="preserve">. </w:t>
      </w:r>
      <w:r w:rsidR="6E4DE891" w:rsidRPr="7E81279F">
        <w:rPr>
          <w:rFonts w:ascii="Times New Roman" w:hAnsi="Times New Roman" w:cs="Times New Roman"/>
          <w:sz w:val="24"/>
          <w:szCs w:val="24"/>
        </w:rPr>
        <w:t xml:space="preserve">There was </w:t>
      </w:r>
      <w:r w:rsidR="0FA07869" w:rsidRPr="7E81279F">
        <w:rPr>
          <w:rFonts w:ascii="Times New Roman" w:hAnsi="Times New Roman" w:cs="Times New Roman"/>
          <w:sz w:val="24"/>
          <w:szCs w:val="24"/>
        </w:rPr>
        <w:t xml:space="preserve">large </w:t>
      </w:r>
      <w:r w:rsidR="6E4DE891" w:rsidRPr="7E81279F">
        <w:rPr>
          <w:rFonts w:ascii="Times New Roman" w:hAnsi="Times New Roman" w:cs="Times New Roman"/>
          <w:sz w:val="24"/>
          <w:szCs w:val="24"/>
        </w:rPr>
        <w:t xml:space="preserve">variation in </w:t>
      </w:r>
      <w:r w:rsidR="39D0DE80" w:rsidRPr="7E81279F">
        <w:rPr>
          <w:rFonts w:ascii="Times New Roman" w:hAnsi="Times New Roman" w:cs="Times New Roman"/>
          <w:sz w:val="24"/>
          <w:szCs w:val="24"/>
        </w:rPr>
        <w:t xml:space="preserve">head width </w:t>
      </w:r>
      <w:r w:rsidR="6E4DE891" w:rsidRPr="7E81279F">
        <w:rPr>
          <w:rFonts w:ascii="Times New Roman" w:hAnsi="Times New Roman" w:cs="Times New Roman"/>
          <w:sz w:val="24"/>
          <w:szCs w:val="24"/>
        </w:rPr>
        <w:t xml:space="preserve">size </w:t>
      </w:r>
      <w:r w:rsidR="532C3AC0" w:rsidRPr="7E81279F">
        <w:rPr>
          <w:rFonts w:ascii="Times New Roman" w:hAnsi="Times New Roman" w:cs="Times New Roman"/>
          <w:sz w:val="24"/>
          <w:szCs w:val="24"/>
        </w:rPr>
        <w:t>across</w:t>
      </w:r>
      <w:r w:rsidR="17B2949C" w:rsidRPr="7E81279F">
        <w:rPr>
          <w:rFonts w:ascii="Times New Roman" w:hAnsi="Times New Roman" w:cs="Times New Roman"/>
          <w:sz w:val="24"/>
          <w:szCs w:val="24"/>
        </w:rPr>
        <w:t xml:space="preserve"> gen</w:t>
      </w:r>
      <w:r w:rsidR="4DA88553" w:rsidRPr="7E81279F">
        <w:rPr>
          <w:rFonts w:ascii="Times New Roman" w:hAnsi="Times New Roman" w:cs="Times New Roman"/>
          <w:sz w:val="24"/>
          <w:szCs w:val="24"/>
        </w:rPr>
        <w:t>era</w:t>
      </w:r>
      <w:r w:rsidR="17B2949C" w:rsidRPr="7E81279F">
        <w:rPr>
          <w:rFonts w:ascii="Times New Roman" w:hAnsi="Times New Roman" w:cs="Times New Roman"/>
          <w:sz w:val="24"/>
          <w:szCs w:val="24"/>
        </w:rPr>
        <w:t xml:space="preserve"> </w:t>
      </w:r>
      <w:r w:rsidR="7A8BC7B6" w:rsidRPr="7E81279F">
        <w:rPr>
          <w:rFonts w:ascii="Times New Roman" w:hAnsi="Times New Roman" w:cs="Times New Roman"/>
          <w:sz w:val="24"/>
          <w:szCs w:val="24"/>
        </w:rPr>
        <w:t>(</w:t>
      </w:r>
      <w:r w:rsidR="519ABB41" w:rsidRPr="7E81279F">
        <w:rPr>
          <w:rFonts w:ascii="Times New Roman" w:hAnsi="Times New Roman" w:cs="Times New Roman"/>
          <w:sz w:val="24"/>
          <w:szCs w:val="24"/>
        </w:rPr>
        <w:t xml:space="preserve">0.96 </w:t>
      </w:r>
      <w:r w:rsidRPr="7E81279F">
        <w:rPr>
          <w:rFonts w:ascii="Times New Roman" w:hAnsi="Times New Roman" w:cs="Times New Roman"/>
          <w:sz w:val="24"/>
          <w:szCs w:val="24"/>
        </w:rPr>
        <w:t>to</w:t>
      </w:r>
      <w:r w:rsidR="519ABB41" w:rsidRPr="7E81279F">
        <w:rPr>
          <w:rFonts w:ascii="Times New Roman" w:hAnsi="Times New Roman" w:cs="Times New Roman"/>
          <w:sz w:val="24"/>
          <w:szCs w:val="24"/>
        </w:rPr>
        <w:t xml:space="preserve"> 5.38 mm</w:t>
      </w:r>
      <w:r w:rsidR="7A8BC7B6" w:rsidRPr="7E81279F">
        <w:rPr>
          <w:rFonts w:ascii="Times New Roman" w:hAnsi="Times New Roman" w:cs="Times New Roman"/>
          <w:sz w:val="24"/>
          <w:szCs w:val="24"/>
        </w:rPr>
        <w:t>)</w:t>
      </w:r>
      <w:r w:rsidR="0FA07869" w:rsidRPr="7E81279F">
        <w:rPr>
          <w:rFonts w:ascii="Times New Roman" w:hAnsi="Times New Roman" w:cs="Times New Roman"/>
          <w:sz w:val="24"/>
          <w:szCs w:val="24"/>
        </w:rPr>
        <w:t>,</w:t>
      </w:r>
      <w:r w:rsidR="7A8BC7B6" w:rsidRPr="7E81279F">
        <w:rPr>
          <w:rFonts w:ascii="Times New Roman" w:hAnsi="Times New Roman" w:cs="Times New Roman"/>
          <w:sz w:val="24"/>
          <w:szCs w:val="24"/>
        </w:rPr>
        <w:t xml:space="preserve"> and </w:t>
      </w:r>
      <w:r w:rsidR="0FA07869" w:rsidRPr="7E81279F">
        <w:rPr>
          <w:rFonts w:ascii="Times New Roman" w:hAnsi="Times New Roman" w:cs="Times New Roman"/>
          <w:sz w:val="24"/>
          <w:szCs w:val="24"/>
        </w:rPr>
        <w:t xml:space="preserve">we </w:t>
      </w:r>
      <w:r w:rsidR="17B2949C" w:rsidRPr="7E81279F">
        <w:rPr>
          <w:rFonts w:ascii="Times New Roman" w:hAnsi="Times New Roman" w:cs="Times New Roman"/>
          <w:sz w:val="24"/>
          <w:szCs w:val="24"/>
        </w:rPr>
        <w:t>included genus as a normal</w:t>
      </w:r>
      <w:r w:rsidR="30805C0B" w:rsidRPr="7E81279F">
        <w:rPr>
          <w:rFonts w:ascii="Times New Roman" w:hAnsi="Times New Roman" w:cs="Times New Roman"/>
          <w:sz w:val="24"/>
          <w:szCs w:val="24"/>
        </w:rPr>
        <w:t>ly distributed</w:t>
      </w:r>
      <w:r w:rsidR="17B2949C" w:rsidRPr="7E81279F">
        <w:rPr>
          <w:rFonts w:ascii="Times New Roman" w:hAnsi="Times New Roman" w:cs="Times New Roman"/>
          <w:sz w:val="24"/>
          <w:szCs w:val="24"/>
        </w:rPr>
        <w:t xml:space="preserve"> random intercept</w:t>
      </w:r>
      <w:r w:rsidR="0B997F3B" w:rsidRPr="7E81279F">
        <w:rPr>
          <w:rFonts w:ascii="Times New Roman" w:hAnsi="Times New Roman" w:cs="Times New Roman"/>
          <w:sz w:val="24"/>
          <w:szCs w:val="24"/>
        </w:rPr>
        <w:t xml:space="preserve"> to capture this nested variation. </w:t>
      </w:r>
      <w:r w:rsidR="79DD12B3" w:rsidRPr="7E81279F">
        <w:rPr>
          <w:rFonts w:ascii="Times New Roman" w:hAnsi="Times New Roman" w:cs="Times New Roman"/>
          <w:sz w:val="24"/>
          <w:szCs w:val="24"/>
        </w:rPr>
        <w:t>As some genera may respond differently to canola, w</w:t>
      </w:r>
      <w:r w:rsidR="0B997F3B" w:rsidRPr="7E81279F">
        <w:rPr>
          <w:rFonts w:ascii="Times New Roman" w:hAnsi="Times New Roman" w:cs="Times New Roman"/>
          <w:sz w:val="24"/>
          <w:szCs w:val="24"/>
        </w:rPr>
        <w:t xml:space="preserve">e also </w:t>
      </w:r>
      <w:commentRangeStart w:id="160"/>
      <w:commentRangeStart w:id="161"/>
      <w:r w:rsidR="0B997F3B" w:rsidRPr="7E81279F">
        <w:rPr>
          <w:rFonts w:ascii="Times New Roman" w:hAnsi="Times New Roman" w:cs="Times New Roman"/>
          <w:sz w:val="24"/>
          <w:szCs w:val="24"/>
        </w:rPr>
        <w:t>allowed the effect of canola saturation to vary for each genus as a random slope</w:t>
      </w:r>
      <w:commentRangeEnd w:id="160"/>
      <w:r w:rsidR="7A923C87">
        <w:rPr>
          <w:rStyle w:val="CommentReference"/>
          <w:rFonts w:ascii="Times New Roman" w:hAnsi="Times New Roman" w:cs="Times New Roman"/>
          <w:sz w:val="24"/>
          <w:szCs w:val="24"/>
        </w:rPr>
        <w:commentReference w:id="160"/>
      </w:r>
      <w:commentRangeEnd w:id="161"/>
      <w:r>
        <w:rPr>
          <w:rStyle w:val="CommentReference"/>
          <w:rFonts w:ascii="Times New Roman" w:hAnsi="Times New Roman" w:cs="Times New Roman"/>
          <w:sz w:val="24"/>
          <w:szCs w:val="24"/>
        </w:rPr>
        <w:commentReference w:id="161"/>
      </w:r>
      <w:ins w:id="162" w:author="Helmreich, Salena" w:date="2026-04-14T16:56:00Z" w16du:dateUtc="2026-04-14T14:56:00Z">
        <w:r w:rsidR="00861119">
          <w:rPr>
            <w:rFonts w:ascii="Times New Roman" w:hAnsi="Times New Roman" w:cs="Times New Roman"/>
            <w:sz w:val="24"/>
            <w:szCs w:val="24"/>
          </w:rPr>
          <w:t xml:space="preserve"> </w:t>
        </w:r>
      </w:ins>
      <w:r w:rsidR="00941497">
        <w:rPr>
          <w:rFonts w:ascii="Times New Roman" w:hAnsi="Times New Roman" w:cs="Times New Roman"/>
          <w:noProof/>
          <w:sz w:val="24"/>
          <w:szCs w:val="24"/>
        </w:rPr>
        <w:t>(Zuur et al. 2010)</w:t>
      </w:r>
      <w:r w:rsidR="0B997F3B" w:rsidRPr="7E81279F">
        <w:rPr>
          <w:rFonts w:ascii="Times New Roman" w:hAnsi="Times New Roman" w:cs="Times New Roman"/>
          <w:sz w:val="24"/>
          <w:szCs w:val="24"/>
        </w:rPr>
        <w:t xml:space="preserve">. </w:t>
      </w:r>
      <w:r w:rsidRPr="7E81279F">
        <w:rPr>
          <w:rFonts w:ascii="Times New Roman" w:hAnsi="Times New Roman" w:cs="Times New Roman"/>
          <w:sz w:val="24"/>
          <w:szCs w:val="24"/>
        </w:rPr>
        <w:t>W</w:t>
      </w:r>
      <w:r w:rsidR="77E25235" w:rsidRPr="7E81279F">
        <w:rPr>
          <w:rFonts w:ascii="Times New Roman" w:hAnsi="Times New Roman" w:cs="Times New Roman"/>
          <w:sz w:val="24"/>
          <w:szCs w:val="24"/>
        </w:rPr>
        <w:t>e restricted analys</w:t>
      </w:r>
      <w:r w:rsidR="77884536" w:rsidRPr="7E81279F">
        <w:rPr>
          <w:rFonts w:ascii="Times New Roman" w:hAnsi="Times New Roman" w:cs="Times New Roman"/>
          <w:sz w:val="24"/>
          <w:szCs w:val="24"/>
        </w:rPr>
        <w:t>e</w:t>
      </w:r>
      <w:r w:rsidR="77E25235" w:rsidRPr="7E81279F">
        <w:rPr>
          <w:rFonts w:ascii="Times New Roman" w:hAnsi="Times New Roman" w:cs="Times New Roman"/>
          <w:sz w:val="24"/>
          <w:szCs w:val="24"/>
        </w:rPr>
        <w:t>s to include only genera for which sample sizes were ten or more</w:t>
      </w:r>
      <w:r w:rsidR="0FA07869" w:rsidRPr="7E81279F">
        <w:rPr>
          <w:rFonts w:ascii="Times New Roman" w:hAnsi="Times New Roman" w:cs="Times New Roman"/>
          <w:sz w:val="24"/>
          <w:szCs w:val="24"/>
        </w:rPr>
        <w:t>. P</w:t>
      </w:r>
      <w:r w:rsidR="393C38B9" w:rsidRPr="7E81279F">
        <w:rPr>
          <w:rFonts w:ascii="Times New Roman" w:hAnsi="Times New Roman" w:cs="Times New Roman"/>
          <w:sz w:val="24"/>
          <w:szCs w:val="24"/>
        </w:rPr>
        <w:t xml:space="preserve">reliminary models revealed no effects of </w:t>
      </w:r>
      <w:commentRangeStart w:id="163"/>
      <w:commentRangeStart w:id="164"/>
      <w:r w:rsidR="393C38B9" w:rsidRPr="7E81279F">
        <w:rPr>
          <w:rFonts w:ascii="Times New Roman" w:hAnsi="Times New Roman" w:cs="Times New Roman"/>
          <w:sz w:val="24"/>
          <w:szCs w:val="24"/>
        </w:rPr>
        <w:t>sampling date</w:t>
      </w:r>
      <w:r w:rsidRPr="7E81279F">
        <w:rPr>
          <w:rFonts w:ascii="Times New Roman" w:hAnsi="Times New Roman" w:cs="Times New Roman"/>
          <w:sz w:val="24"/>
          <w:szCs w:val="24"/>
        </w:rPr>
        <w:t xml:space="preserve"> </w:t>
      </w:r>
      <w:commentRangeEnd w:id="163"/>
      <w:r w:rsidR="7A923C87" w:rsidRPr="7E81279F">
        <w:rPr>
          <w:rStyle w:val="CommentReference"/>
          <w:rFonts w:ascii="Times New Roman" w:hAnsi="Times New Roman" w:cs="Times New Roman"/>
          <w:sz w:val="24"/>
          <w:szCs w:val="24"/>
        </w:rPr>
        <w:commentReference w:id="163"/>
      </w:r>
      <w:commentRangeEnd w:id="164"/>
      <w:r w:rsidRPr="7E81279F">
        <w:rPr>
          <w:rStyle w:val="CommentReference"/>
          <w:rFonts w:ascii="Times New Roman" w:hAnsi="Times New Roman" w:cs="Times New Roman"/>
          <w:sz w:val="24"/>
          <w:szCs w:val="24"/>
        </w:rPr>
        <w:commentReference w:id="164"/>
      </w:r>
      <w:r w:rsidRPr="7E81279F">
        <w:rPr>
          <w:rFonts w:ascii="Times New Roman" w:hAnsi="Times New Roman" w:cs="Times New Roman"/>
          <w:sz w:val="24"/>
          <w:szCs w:val="24"/>
        </w:rPr>
        <w:t xml:space="preserve">so this </w:t>
      </w:r>
      <w:r w:rsidR="393C38B9" w:rsidRPr="7E81279F">
        <w:rPr>
          <w:rFonts w:ascii="Times New Roman" w:hAnsi="Times New Roman" w:cs="Times New Roman"/>
          <w:sz w:val="24"/>
          <w:szCs w:val="24"/>
        </w:rPr>
        <w:t xml:space="preserve">term was later removed. </w:t>
      </w:r>
      <w:del w:id="165" w:author="Anderson, Riley Morgan" w:date="2026-04-03T14:05:00Z" w16du:dateUtc="2026-04-03T14:05:03Z">
        <w:r w:rsidR="7A923C87" w:rsidRPr="7E81279F" w:rsidDel="60D9D160">
          <w:rPr>
            <w:rFonts w:ascii="Times New Roman" w:hAnsi="Times New Roman" w:cs="Times New Roman"/>
            <w:sz w:val="24"/>
            <w:szCs w:val="24"/>
          </w:rPr>
          <w:delText xml:space="preserve">This linear mixed model was fit with the R package </w:delText>
        </w:r>
        <w:commentRangeStart w:id="166"/>
        <w:commentRangeStart w:id="167"/>
        <w:r w:rsidR="7A923C87" w:rsidRPr="7E81279F" w:rsidDel="60D9D160">
          <w:rPr>
            <w:rFonts w:ascii="Times New Roman" w:hAnsi="Times New Roman" w:cs="Times New Roman"/>
            <w:i/>
            <w:iCs/>
            <w:sz w:val="24"/>
            <w:szCs w:val="24"/>
          </w:rPr>
          <w:delText>lme4</w:delText>
        </w:r>
      </w:del>
      <w:commentRangeEnd w:id="166"/>
      <w:r w:rsidR="7A923C87" w:rsidRPr="7E81279F">
        <w:rPr>
          <w:rStyle w:val="CommentReference"/>
          <w:rFonts w:ascii="Times New Roman" w:hAnsi="Times New Roman" w:cs="Times New Roman"/>
          <w:sz w:val="24"/>
          <w:szCs w:val="24"/>
        </w:rPr>
        <w:commentReference w:id="166"/>
      </w:r>
      <w:commentRangeEnd w:id="167"/>
      <w:r w:rsidRPr="7E81279F">
        <w:rPr>
          <w:rStyle w:val="CommentReference"/>
          <w:rFonts w:ascii="Times New Roman" w:hAnsi="Times New Roman" w:cs="Times New Roman"/>
          <w:sz w:val="24"/>
          <w:szCs w:val="24"/>
        </w:rPr>
        <w:commentReference w:id="167"/>
      </w:r>
      <w:del w:id="168" w:author="Anderson, Riley Morgan" w:date="2026-04-03T14:05:00Z" w16du:dateUtc="2026-04-03T14:05:03Z">
        <w:r w:rsidR="7A923C87" w:rsidRPr="7E81279F" w:rsidDel="60D9D160">
          <w:rPr>
            <w:rFonts w:ascii="Times New Roman" w:hAnsi="Times New Roman" w:cs="Times New Roman"/>
            <w:sz w:val="24"/>
            <w:szCs w:val="24"/>
          </w:rPr>
          <w:delText xml:space="preserve"> </w:delText>
        </w:r>
        <w:r w:rsidR="7A923C87" w:rsidRPr="7E81279F" w:rsidDel="60D9D160">
          <w:rPr>
            <w:rFonts w:ascii="Times New Roman" w:hAnsi="Times New Roman" w:cs="Times New Roman"/>
            <w:noProof/>
            <w:sz w:val="24"/>
            <w:szCs w:val="24"/>
          </w:rPr>
          <w:delText>(Bates et al., 2015)</w:delText>
        </w:r>
        <w:r w:rsidR="7A923C87" w:rsidRPr="7E81279F" w:rsidDel="60D9D160">
          <w:rPr>
            <w:rFonts w:ascii="Times New Roman" w:hAnsi="Times New Roman" w:cs="Times New Roman"/>
            <w:sz w:val="24"/>
            <w:szCs w:val="24"/>
          </w:rPr>
          <w:delText xml:space="preserve">. </w:delText>
        </w:r>
      </w:del>
      <w:ins w:id="169" w:author="Anderson, Riley Morgan" w:date="2026-04-03T17:04:00Z" w16du:dateUtc="2026-04-03T17:04:07Z">
        <w:r w:rsidR="4E57611F" w:rsidRPr="7E81279F">
          <w:rPr>
            <w:rFonts w:ascii="Times New Roman" w:hAnsi="Times New Roman" w:cs="Times New Roman"/>
            <w:sz w:val="24"/>
            <w:szCs w:val="24"/>
          </w:rPr>
          <w:t xml:space="preserve">For the </w:t>
        </w:r>
      </w:ins>
      <w:ins w:id="170" w:author="Anderson, Riley Morgan" w:date="2026-04-03T17:05:00Z" w16du:dateUtc="2026-04-03T17:05:12Z">
        <w:r w:rsidR="4E57611F" w:rsidRPr="7E81279F">
          <w:rPr>
            <w:rFonts w:ascii="Times New Roman" w:hAnsi="Times New Roman" w:cs="Times New Roman"/>
            <w:sz w:val="24"/>
            <w:szCs w:val="24"/>
          </w:rPr>
          <w:t>lin</w:t>
        </w:r>
        <w:r w:rsidR="26E1E66E" w:rsidRPr="7E81279F">
          <w:rPr>
            <w:rFonts w:ascii="Times New Roman" w:hAnsi="Times New Roman" w:cs="Times New Roman"/>
            <w:sz w:val="24"/>
            <w:szCs w:val="24"/>
          </w:rPr>
          <w:t xml:space="preserve">ear mixed </w:t>
        </w:r>
        <w:proofErr w:type="gramStart"/>
        <w:r w:rsidR="26E1E66E" w:rsidRPr="7E81279F">
          <w:rPr>
            <w:rFonts w:ascii="Times New Roman" w:hAnsi="Times New Roman" w:cs="Times New Roman"/>
            <w:sz w:val="24"/>
            <w:szCs w:val="24"/>
          </w:rPr>
          <w:t>model</w:t>
        </w:r>
        <w:proofErr w:type="gramEnd"/>
        <w:r w:rsidR="26E1E66E" w:rsidRPr="7E81279F">
          <w:rPr>
            <w:rFonts w:ascii="Times New Roman" w:hAnsi="Times New Roman" w:cs="Times New Roman"/>
            <w:sz w:val="24"/>
            <w:szCs w:val="24"/>
          </w:rPr>
          <w:t xml:space="preserve"> </w:t>
        </w:r>
      </w:ins>
      <w:r w:rsidR="0421951E" w:rsidRPr="7E81279F">
        <w:rPr>
          <w:rFonts w:ascii="Times New Roman" w:hAnsi="Times New Roman" w:cs="Times New Roman"/>
          <w:sz w:val="24"/>
          <w:szCs w:val="24"/>
        </w:rPr>
        <w:t>We report estimates</w:t>
      </w:r>
      <w:ins w:id="171" w:author="Anderson, Riley Morgan" w:date="2026-04-03T17:05:00Z" w16du:dateUtc="2026-04-03T17:05:51Z">
        <w:r w:rsidR="456715E4" w:rsidRPr="7E81279F">
          <w:rPr>
            <w:rFonts w:ascii="Times New Roman" w:hAnsi="Times New Roman" w:cs="Times New Roman"/>
            <w:sz w:val="24"/>
            <w:szCs w:val="24"/>
          </w:rPr>
          <w:t xml:space="preserve"> (β)</w:t>
        </w:r>
      </w:ins>
      <w:r w:rsidR="0421951E" w:rsidRPr="7E81279F">
        <w:rPr>
          <w:rFonts w:ascii="Times New Roman" w:hAnsi="Times New Roman" w:cs="Times New Roman"/>
          <w:sz w:val="24"/>
          <w:szCs w:val="24"/>
        </w:rPr>
        <w:t xml:space="preserve"> and 95% confidence intervals on the scale of the linear predictor.</w:t>
      </w:r>
    </w:p>
    <w:p w14:paraId="33BF7052" w14:textId="3642F526" w:rsidR="00F77A44" w:rsidRDefault="7C21640A" w:rsidP="7E81279F">
      <w:pPr>
        <w:spacing w:after="0" w:line="480" w:lineRule="auto"/>
        <w:ind w:firstLine="540"/>
        <w:rPr>
          <w:rFonts w:ascii="Times New Roman" w:hAnsi="Times New Roman" w:cs="Times New Roman"/>
          <w:sz w:val="24"/>
          <w:szCs w:val="24"/>
        </w:rPr>
      </w:pPr>
      <w:r w:rsidRPr="7E81279F">
        <w:rPr>
          <w:rFonts w:ascii="Times New Roman" w:hAnsi="Times New Roman" w:cs="Times New Roman"/>
          <w:sz w:val="24"/>
          <w:szCs w:val="24"/>
        </w:rPr>
        <w:t xml:space="preserve">To test </w:t>
      </w:r>
      <w:r w:rsidR="409E135A" w:rsidRPr="7E81279F">
        <w:rPr>
          <w:rFonts w:ascii="Times New Roman" w:hAnsi="Times New Roman" w:cs="Times New Roman"/>
          <w:sz w:val="24"/>
          <w:szCs w:val="24"/>
        </w:rPr>
        <w:t xml:space="preserve">whether </w:t>
      </w:r>
      <w:r w:rsidR="375B0604" w:rsidRPr="7E81279F">
        <w:rPr>
          <w:rFonts w:ascii="Times New Roman" w:hAnsi="Times New Roman" w:cs="Times New Roman"/>
          <w:sz w:val="24"/>
          <w:szCs w:val="24"/>
        </w:rPr>
        <w:t xml:space="preserve">bee </w:t>
      </w:r>
      <w:r w:rsidRPr="7E81279F">
        <w:rPr>
          <w:rFonts w:ascii="Times New Roman" w:hAnsi="Times New Roman" w:cs="Times New Roman"/>
          <w:sz w:val="24"/>
          <w:szCs w:val="24"/>
        </w:rPr>
        <w:t>community composition</w:t>
      </w:r>
      <w:r w:rsidR="7056CD0D" w:rsidRPr="7E81279F">
        <w:rPr>
          <w:rFonts w:ascii="Times New Roman" w:hAnsi="Times New Roman" w:cs="Times New Roman"/>
          <w:sz w:val="24"/>
          <w:szCs w:val="24"/>
        </w:rPr>
        <w:t xml:space="preserve"> </w:t>
      </w:r>
      <w:r w:rsidR="409E135A" w:rsidRPr="7E81279F">
        <w:rPr>
          <w:rFonts w:ascii="Times New Roman" w:hAnsi="Times New Roman" w:cs="Times New Roman"/>
          <w:sz w:val="24"/>
          <w:szCs w:val="24"/>
        </w:rPr>
        <w:t>wa</w:t>
      </w:r>
      <w:r w:rsidR="7056CD0D" w:rsidRPr="7E81279F">
        <w:rPr>
          <w:rFonts w:ascii="Times New Roman" w:hAnsi="Times New Roman" w:cs="Times New Roman"/>
          <w:sz w:val="24"/>
          <w:szCs w:val="24"/>
        </w:rPr>
        <w:t xml:space="preserve">s shaped by canola and plant </w:t>
      </w:r>
      <w:r w:rsidR="0D7C39C2" w:rsidRPr="7E81279F">
        <w:rPr>
          <w:rFonts w:ascii="Times New Roman" w:hAnsi="Times New Roman" w:cs="Times New Roman"/>
          <w:sz w:val="24"/>
          <w:szCs w:val="24"/>
        </w:rPr>
        <w:t>communit</w:t>
      </w:r>
      <w:r w:rsidR="0419A428" w:rsidRPr="7E81279F">
        <w:rPr>
          <w:rFonts w:ascii="Times New Roman" w:hAnsi="Times New Roman" w:cs="Times New Roman"/>
          <w:sz w:val="24"/>
          <w:szCs w:val="24"/>
        </w:rPr>
        <w:t>ies</w:t>
      </w:r>
      <w:r w:rsidR="0D7C39C2" w:rsidRPr="7E81279F">
        <w:rPr>
          <w:rFonts w:ascii="Times New Roman" w:hAnsi="Times New Roman" w:cs="Times New Roman"/>
          <w:sz w:val="24"/>
          <w:szCs w:val="24"/>
        </w:rPr>
        <w:t>,</w:t>
      </w:r>
      <w:r w:rsidRPr="7E81279F">
        <w:rPr>
          <w:rFonts w:ascii="Times New Roman" w:hAnsi="Times New Roman" w:cs="Times New Roman"/>
          <w:sz w:val="24"/>
          <w:szCs w:val="24"/>
        </w:rPr>
        <w:t xml:space="preserve"> </w:t>
      </w:r>
      <w:r w:rsidR="4A6D5ADD" w:rsidRPr="7E81279F">
        <w:rPr>
          <w:rFonts w:ascii="Times New Roman" w:hAnsi="Times New Roman" w:cs="Times New Roman"/>
          <w:sz w:val="24"/>
          <w:szCs w:val="24"/>
        </w:rPr>
        <w:t xml:space="preserve">we </w:t>
      </w:r>
      <w:r w:rsidR="6D4C226F" w:rsidRPr="7E81279F">
        <w:rPr>
          <w:rFonts w:ascii="Times New Roman" w:hAnsi="Times New Roman" w:cs="Times New Roman"/>
          <w:sz w:val="24"/>
          <w:szCs w:val="24"/>
        </w:rPr>
        <w:t xml:space="preserve">built a permutation MANOVA to model the bee community matrix as a function of </w:t>
      </w:r>
      <w:r w:rsidR="3D58A57B" w:rsidRPr="7E81279F">
        <w:rPr>
          <w:rFonts w:ascii="Times New Roman" w:hAnsi="Times New Roman" w:cs="Times New Roman"/>
          <w:sz w:val="24"/>
          <w:szCs w:val="24"/>
        </w:rPr>
        <w:t xml:space="preserve">site type, </w:t>
      </w:r>
      <w:r w:rsidR="0419A428" w:rsidRPr="7E81279F">
        <w:rPr>
          <w:rFonts w:ascii="Times New Roman" w:hAnsi="Times New Roman" w:cs="Times New Roman"/>
          <w:sz w:val="24"/>
          <w:szCs w:val="24"/>
        </w:rPr>
        <w:t xml:space="preserve">sample </w:t>
      </w:r>
      <w:r w:rsidR="3D58A57B" w:rsidRPr="7E81279F">
        <w:rPr>
          <w:rFonts w:ascii="Times New Roman" w:hAnsi="Times New Roman" w:cs="Times New Roman"/>
          <w:sz w:val="24"/>
          <w:szCs w:val="24"/>
        </w:rPr>
        <w:t>date, plant richness, plant diversity, and canola saturation</w:t>
      </w:r>
      <w:r w:rsidR="4D41FAAB" w:rsidRPr="7E81279F">
        <w:rPr>
          <w:rFonts w:ascii="Times New Roman" w:hAnsi="Times New Roman" w:cs="Times New Roman"/>
          <w:sz w:val="24"/>
          <w:szCs w:val="24"/>
        </w:rPr>
        <w:t xml:space="preserve">. </w:t>
      </w:r>
      <w:r w:rsidR="4B944562" w:rsidRPr="7E81279F">
        <w:rPr>
          <w:rFonts w:ascii="Times New Roman" w:hAnsi="Times New Roman" w:cs="Times New Roman"/>
          <w:sz w:val="24"/>
          <w:szCs w:val="24"/>
        </w:rPr>
        <w:t xml:space="preserve">The variable canola saturation </w:t>
      </w:r>
      <w:r w:rsidR="409E135A" w:rsidRPr="7E81279F">
        <w:rPr>
          <w:rFonts w:ascii="Times New Roman" w:hAnsi="Times New Roman" w:cs="Times New Roman"/>
          <w:sz w:val="24"/>
          <w:szCs w:val="24"/>
        </w:rPr>
        <w:t xml:space="preserve">reflects </w:t>
      </w:r>
      <w:r w:rsidR="0FB91B3F" w:rsidRPr="7E81279F">
        <w:rPr>
          <w:rFonts w:ascii="Times New Roman" w:hAnsi="Times New Roman" w:cs="Times New Roman"/>
          <w:sz w:val="24"/>
          <w:szCs w:val="24"/>
        </w:rPr>
        <w:t>a</w:t>
      </w:r>
      <w:r w:rsidR="4B944562" w:rsidRPr="7E81279F">
        <w:rPr>
          <w:rFonts w:ascii="Times New Roman" w:hAnsi="Times New Roman" w:cs="Times New Roman"/>
          <w:sz w:val="24"/>
          <w:szCs w:val="24"/>
        </w:rPr>
        <w:t xml:space="preserve"> high dimensional spatial pattern</w:t>
      </w:r>
      <w:r w:rsidR="409E135A" w:rsidRPr="7E81279F">
        <w:rPr>
          <w:rFonts w:ascii="Times New Roman" w:hAnsi="Times New Roman" w:cs="Times New Roman"/>
          <w:sz w:val="24"/>
          <w:szCs w:val="24"/>
        </w:rPr>
        <w:t>,</w:t>
      </w:r>
      <w:r w:rsidR="22C9C963" w:rsidRPr="7E81279F">
        <w:rPr>
          <w:rFonts w:ascii="Times New Roman" w:hAnsi="Times New Roman" w:cs="Times New Roman"/>
          <w:sz w:val="24"/>
          <w:szCs w:val="24"/>
        </w:rPr>
        <w:t xml:space="preserve"> and </w:t>
      </w:r>
      <w:r w:rsidR="558F57CB" w:rsidRPr="7E81279F">
        <w:rPr>
          <w:rFonts w:ascii="Times New Roman" w:hAnsi="Times New Roman" w:cs="Times New Roman"/>
          <w:sz w:val="24"/>
          <w:szCs w:val="24"/>
        </w:rPr>
        <w:t xml:space="preserve">its relationship with bee community composition </w:t>
      </w:r>
      <w:r w:rsidR="558F57CB" w:rsidRPr="7E81279F">
        <w:rPr>
          <w:rFonts w:ascii="Times New Roman" w:hAnsi="Times New Roman" w:cs="Times New Roman"/>
          <w:sz w:val="24"/>
          <w:szCs w:val="24"/>
        </w:rPr>
        <w:lastRenderedPageBreak/>
        <w:t>is likely non</w:t>
      </w:r>
      <w:r w:rsidR="01BDA72A" w:rsidRPr="7E81279F">
        <w:rPr>
          <w:rFonts w:ascii="Times New Roman" w:hAnsi="Times New Roman" w:cs="Times New Roman"/>
          <w:sz w:val="24"/>
          <w:szCs w:val="24"/>
        </w:rPr>
        <w:t>l</w:t>
      </w:r>
      <w:r w:rsidR="558F57CB" w:rsidRPr="7E81279F">
        <w:rPr>
          <w:rFonts w:ascii="Times New Roman" w:hAnsi="Times New Roman" w:cs="Times New Roman"/>
          <w:sz w:val="24"/>
          <w:szCs w:val="24"/>
        </w:rPr>
        <w:t xml:space="preserve">inear. For example, </w:t>
      </w:r>
      <w:r w:rsidR="7B55B185" w:rsidRPr="7E81279F">
        <w:rPr>
          <w:rFonts w:ascii="Times New Roman" w:hAnsi="Times New Roman" w:cs="Times New Roman"/>
          <w:sz w:val="24"/>
          <w:szCs w:val="24"/>
        </w:rPr>
        <w:t>a value of 0.5 indicates a 2</w:t>
      </w:r>
      <w:r w:rsidR="409E135A" w:rsidRPr="7E81279F">
        <w:rPr>
          <w:rFonts w:ascii="Times New Roman" w:hAnsi="Times New Roman" w:cs="Times New Roman"/>
          <w:sz w:val="24"/>
          <w:szCs w:val="24"/>
        </w:rPr>
        <w:t xml:space="preserve"> </w:t>
      </w:r>
      <w:r w:rsidR="7B55B185" w:rsidRPr="7E81279F">
        <w:rPr>
          <w:rFonts w:ascii="Times New Roman" w:hAnsi="Times New Roman" w:cs="Times New Roman"/>
          <w:sz w:val="24"/>
          <w:szCs w:val="24"/>
        </w:rPr>
        <w:t xml:space="preserve">km radius where half of the area is canola, </w:t>
      </w:r>
      <w:r w:rsidR="409E135A" w:rsidRPr="7E81279F">
        <w:rPr>
          <w:rFonts w:ascii="Times New Roman" w:hAnsi="Times New Roman" w:cs="Times New Roman"/>
          <w:sz w:val="24"/>
          <w:szCs w:val="24"/>
        </w:rPr>
        <w:t xml:space="preserve">but </w:t>
      </w:r>
      <w:r w:rsidR="7BD10E23" w:rsidRPr="7E81279F">
        <w:rPr>
          <w:rFonts w:ascii="Times New Roman" w:hAnsi="Times New Roman" w:cs="Times New Roman"/>
          <w:sz w:val="24"/>
          <w:szCs w:val="24"/>
        </w:rPr>
        <w:t xml:space="preserve">the actual spatial arrangement </w:t>
      </w:r>
      <w:r w:rsidR="4F6B197F" w:rsidRPr="7E81279F">
        <w:rPr>
          <w:rFonts w:ascii="Times New Roman" w:hAnsi="Times New Roman" w:cs="Times New Roman"/>
          <w:sz w:val="24"/>
          <w:szCs w:val="24"/>
        </w:rPr>
        <w:t xml:space="preserve">can </w:t>
      </w:r>
      <w:r w:rsidR="0FD5A869" w:rsidRPr="7E81279F">
        <w:rPr>
          <w:rFonts w:ascii="Times New Roman" w:hAnsi="Times New Roman" w:cs="Times New Roman"/>
          <w:sz w:val="24"/>
          <w:szCs w:val="24"/>
        </w:rPr>
        <w:t>fall</w:t>
      </w:r>
      <w:r w:rsidR="7BD10E23" w:rsidRPr="7E81279F">
        <w:rPr>
          <w:rFonts w:ascii="Times New Roman" w:hAnsi="Times New Roman" w:cs="Times New Roman"/>
          <w:sz w:val="24"/>
          <w:szCs w:val="24"/>
        </w:rPr>
        <w:t xml:space="preserve"> in the continuum between a</w:t>
      </w:r>
      <w:r w:rsidR="61109F49" w:rsidRPr="7E81279F">
        <w:rPr>
          <w:rFonts w:ascii="Times New Roman" w:hAnsi="Times New Roman" w:cs="Times New Roman"/>
          <w:sz w:val="24"/>
          <w:szCs w:val="24"/>
        </w:rPr>
        <w:t xml:space="preserve"> checkerboard mosaic (maximally fragmented) </w:t>
      </w:r>
      <w:r w:rsidR="7F60A774" w:rsidRPr="7E81279F">
        <w:rPr>
          <w:rFonts w:ascii="Times New Roman" w:hAnsi="Times New Roman" w:cs="Times New Roman"/>
          <w:sz w:val="24"/>
          <w:szCs w:val="24"/>
        </w:rPr>
        <w:t>and a black and white cookie (</w:t>
      </w:r>
      <w:r w:rsidR="4F6B197F" w:rsidRPr="7E81279F">
        <w:rPr>
          <w:rFonts w:ascii="Times New Roman" w:hAnsi="Times New Roman" w:cs="Times New Roman"/>
          <w:sz w:val="24"/>
          <w:szCs w:val="24"/>
        </w:rPr>
        <w:t xml:space="preserve">two </w:t>
      </w:r>
      <w:r w:rsidR="7F60A774" w:rsidRPr="7E81279F">
        <w:rPr>
          <w:rFonts w:ascii="Times New Roman" w:hAnsi="Times New Roman" w:cs="Times New Roman"/>
          <w:sz w:val="24"/>
          <w:szCs w:val="24"/>
        </w:rPr>
        <w:t>large continuous patch</w:t>
      </w:r>
      <w:r w:rsidR="4F6B197F" w:rsidRPr="7E81279F">
        <w:rPr>
          <w:rFonts w:ascii="Times New Roman" w:hAnsi="Times New Roman" w:cs="Times New Roman"/>
          <w:sz w:val="24"/>
          <w:szCs w:val="24"/>
        </w:rPr>
        <w:t>es</w:t>
      </w:r>
      <w:r w:rsidR="7F60A774" w:rsidRPr="7E81279F">
        <w:rPr>
          <w:rFonts w:ascii="Times New Roman" w:hAnsi="Times New Roman" w:cs="Times New Roman"/>
          <w:sz w:val="24"/>
          <w:szCs w:val="24"/>
        </w:rPr>
        <w:t>).</w:t>
      </w:r>
      <w:r w:rsidR="77DBA0B4" w:rsidRPr="7E81279F">
        <w:rPr>
          <w:rFonts w:ascii="Times New Roman" w:hAnsi="Times New Roman" w:cs="Times New Roman"/>
          <w:sz w:val="24"/>
          <w:szCs w:val="24"/>
        </w:rPr>
        <w:t xml:space="preserve"> To flexibly model how bees may respond to this variab</w:t>
      </w:r>
      <w:r w:rsidR="5D021C12" w:rsidRPr="7E81279F">
        <w:rPr>
          <w:rFonts w:ascii="Times New Roman" w:hAnsi="Times New Roman" w:cs="Times New Roman"/>
          <w:sz w:val="24"/>
          <w:szCs w:val="24"/>
        </w:rPr>
        <w:t>l</w:t>
      </w:r>
      <w:r w:rsidR="0419A428" w:rsidRPr="7E81279F">
        <w:rPr>
          <w:rFonts w:ascii="Times New Roman" w:hAnsi="Times New Roman" w:cs="Times New Roman"/>
          <w:sz w:val="24"/>
          <w:szCs w:val="24"/>
        </w:rPr>
        <w:t>e</w:t>
      </w:r>
      <w:r w:rsidR="3DE91CA5" w:rsidRPr="7E81279F">
        <w:rPr>
          <w:rFonts w:ascii="Times New Roman" w:hAnsi="Times New Roman" w:cs="Times New Roman"/>
          <w:sz w:val="24"/>
          <w:szCs w:val="24"/>
        </w:rPr>
        <w:t>, we included a spline term</w:t>
      </w:r>
      <w:r w:rsidR="744A89E8" w:rsidRPr="7E81279F">
        <w:rPr>
          <w:rFonts w:ascii="Times New Roman" w:hAnsi="Times New Roman" w:cs="Times New Roman"/>
          <w:sz w:val="24"/>
          <w:szCs w:val="24"/>
        </w:rPr>
        <w:t xml:space="preserve"> with 5 degrees of freedom</w:t>
      </w:r>
      <w:r w:rsidR="257D1A83" w:rsidRPr="7E81279F">
        <w:rPr>
          <w:rFonts w:ascii="Times New Roman" w:hAnsi="Times New Roman" w:cs="Times New Roman"/>
          <w:sz w:val="24"/>
          <w:szCs w:val="24"/>
        </w:rPr>
        <w:t xml:space="preserve"> </w:t>
      </w:r>
      <w:r w:rsidR="1B71A045" w:rsidRPr="7E81279F">
        <w:rPr>
          <w:rFonts w:ascii="Times New Roman" w:hAnsi="Times New Roman" w:cs="Times New Roman"/>
          <w:noProof/>
          <w:sz w:val="24"/>
          <w:szCs w:val="24"/>
        </w:rPr>
        <w:t xml:space="preserve">(Chambers </w:t>
      </w:r>
      <w:r w:rsidR="6F0A5987" w:rsidRPr="7E81279F">
        <w:rPr>
          <w:rFonts w:ascii="Times New Roman" w:hAnsi="Times New Roman" w:cs="Times New Roman"/>
          <w:noProof/>
          <w:sz w:val="24"/>
          <w:szCs w:val="24"/>
        </w:rPr>
        <w:t>&amp;</w:t>
      </w:r>
      <w:r w:rsidR="1B71A045" w:rsidRPr="7E81279F">
        <w:rPr>
          <w:rFonts w:ascii="Times New Roman" w:hAnsi="Times New Roman" w:cs="Times New Roman"/>
          <w:noProof/>
          <w:sz w:val="24"/>
          <w:szCs w:val="24"/>
        </w:rPr>
        <w:t xml:space="preserve"> Hastie</w:t>
      </w:r>
      <w:r w:rsidR="6F0A5987" w:rsidRPr="7E81279F">
        <w:rPr>
          <w:rFonts w:ascii="Times New Roman" w:hAnsi="Times New Roman" w:cs="Times New Roman"/>
          <w:noProof/>
          <w:sz w:val="24"/>
          <w:szCs w:val="24"/>
        </w:rPr>
        <w:t>,</w:t>
      </w:r>
      <w:r w:rsidR="1B71A045" w:rsidRPr="7E81279F">
        <w:rPr>
          <w:rFonts w:ascii="Times New Roman" w:hAnsi="Times New Roman" w:cs="Times New Roman"/>
          <w:noProof/>
          <w:sz w:val="24"/>
          <w:szCs w:val="24"/>
        </w:rPr>
        <w:t xml:space="preserve"> 1992)</w:t>
      </w:r>
      <w:r w:rsidR="1B71A045" w:rsidRPr="7E81279F">
        <w:rPr>
          <w:rFonts w:ascii="Times New Roman" w:hAnsi="Times New Roman" w:cs="Times New Roman"/>
          <w:sz w:val="24"/>
          <w:szCs w:val="24"/>
        </w:rPr>
        <w:t>.</w:t>
      </w:r>
      <w:r w:rsidR="6F3CD480" w:rsidRPr="7E81279F">
        <w:rPr>
          <w:rFonts w:ascii="Times New Roman" w:hAnsi="Times New Roman" w:cs="Times New Roman"/>
          <w:sz w:val="24"/>
          <w:szCs w:val="24"/>
        </w:rPr>
        <w:t xml:space="preserve"> </w:t>
      </w:r>
      <w:r w:rsidR="32ACB2B6" w:rsidRPr="7E81279F">
        <w:rPr>
          <w:rFonts w:ascii="Times New Roman" w:hAnsi="Times New Roman" w:cs="Times New Roman"/>
          <w:sz w:val="24"/>
          <w:szCs w:val="24"/>
        </w:rPr>
        <w:t xml:space="preserve">This permutation MANOVA was fit with the R package, </w:t>
      </w:r>
      <w:commentRangeStart w:id="172"/>
      <w:proofErr w:type="gramStart"/>
      <w:r w:rsidR="32ACB2B6" w:rsidRPr="7E81279F">
        <w:rPr>
          <w:rFonts w:ascii="Times New Roman" w:hAnsi="Times New Roman" w:cs="Times New Roman"/>
          <w:i/>
          <w:iCs/>
          <w:sz w:val="24"/>
          <w:szCs w:val="24"/>
        </w:rPr>
        <w:t>vegan::</w:t>
      </w:r>
      <w:proofErr w:type="gramEnd"/>
      <w:r w:rsidR="32ACB2B6" w:rsidRPr="7E81279F">
        <w:rPr>
          <w:rFonts w:ascii="Times New Roman" w:hAnsi="Times New Roman" w:cs="Times New Roman"/>
          <w:i/>
          <w:iCs/>
          <w:sz w:val="24"/>
          <w:szCs w:val="24"/>
        </w:rPr>
        <w:t>adonis2</w:t>
      </w:r>
      <w:r w:rsidR="32ACB2B6" w:rsidRPr="7E81279F">
        <w:rPr>
          <w:rFonts w:ascii="Times New Roman" w:hAnsi="Times New Roman" w:cs="Times New Roman"/>
          <w:sz w:val="24"/>
          <w:szCs w:val="24"/>
        </w:rPr>
        <w:t xml:space="preserve"> </w:t>
      </w:r>
      <w:commentRangeEnd w:id="172"/>
      <w:r w:rsidR="68F8054E" w:rsidRPr="7E81279F">
        <w:rPr>
          <w:rStyle w:val="CommentReference"/>
          <w:rFonts w:ascii="Times New Roman" w:hAnsi="Times New Roman" w:cs="Times New Roman"/>
          <w:noProof/>
          <w:sz w:val="24"/>
          <w:szCs w:val="24"/>
        </w:rPr>
        <w:commentReference w:id="172"/>
      </w:r>
      <w:r w:rsidR="7688479A" w:rsidRPr="7E81279F">
        <w:rPr>
          <w:rFonts w:ascii="Times New Roman" w:hAnsi="Times New Roman" w:cs="Times New Roman"/>
          <w:noProof/>
          <w:sz w:val="24"/>
          <w:szCs w:val="24"/>
        </w:rPr>
        <w:t>(Oksanen et al.</w:t>
      </w:r>
      <w:r w:rsidR="6F0A5987" w:rsidRPr="7E81279F">
        <w:rPr>
          <w:rFonts w:ascii="Times New Roman" w:hAnsi="Times New Roman" w:cs="Times New Roman"/>
          <w:noProof/>
          <w:sz w:val="24"/>
          <w:szCs w:val="24"/>
        </w:rPr>
        <w:t>,</w:t>
      </w:r>
      <w:r w:rsidR="7688479A" w:rsidRPr="7E81279F">
        <w:rPr>
          <w:rFonts w:ascii="Times New Roman" w:hAnsi="Times New Roman" w:cs="Times New Roman"/>
          <w:noProof/>
          <w:sz w:val="24"/>
          <w:szCs w:val="24"/>
        </w:rPr>
        <w:t xml:space="preserve"> 2025</w:t>
      </w:r>
      <w:ins w:id="173" w:author="Anderson, Riley Morgan" w:date="2026-04-03T14:25:00Z" w16du:dateUtc="2026-04-03T14:25:36Z">
        <w:r w:rsidR="117EF336" w:rsidRPr="7E81279F">
          <w:rPr>
            <w:rFonts w:ascii="Times New Roman" w:hAnsi="Times New Roman" w:cs="Times New Roman"/>
            <w:noProof/>
            <w:color w:val="0D0D0D" w:themeColor="text1" w:themeTint="F2"/>
            <w:sz w:val="24"/>
            <w:szCs w:val="24"/>
          </w:rPr>
          <w:t>, ver. 2.6-6.1</w:t>
        </w:r>
      </w:ins>
      <w:r w:rsidR="7688479A" w:rsidRPr="7E81279F">
        <w:rPr>
          <w:rFonts w:ascii="Times New Roman" w:hAnsi="Times New Roman" w:cs="Times New Roman"/>
          <w:noProof/>
          <w:sz w:val="24"/>
          <w:szCs w:val="24"/>
        </w:rPr>
        <w:t>)</w:t>
      </w:r>
      <w:r w:rsidR="7688479A" w:rsidRPr="7E81279F">
        <w:rPr>
          <w:rFonts w:ascii="Times New Roman" w:hAnsi="Times New Roman" w:cs="Times New Roman"/>
          <w:sz w:val="24"/>
          <w:szCs w:val="24"/>
        </w:rPr>
        <w:t>.</w:t>
      </w:r>
      <w:r w:rsidR="64F14CC9" w:rsidRPr="7E81279F">
        <w:rPr>
          <w:rFonts w:ascii="Times New Roman" w:hAnsi="Times New Roman" w:cs="Times New Roman"/>
          <w:sz w:val="24"/>
          <w:szCs w:val="24"/>
        </w:rPr>
        <w:t xml:space="preserve"> </w:t>
      </w:r>
      <w:r w:rsidR="072B343E" w:rsidRPr="7E81279F">
        <w:rPr>
          <w:rFonts w:ascii="Times New Roman" w:hAnsi="Times New Roman" w:cs="Times New Roman"/>
          <w:sz w:val="24"/>
          <w:szCs w:val="24"/>
        </w:rPr>
        <w:t xml:space="preserve">To </w:t>
      </w:r>
      <w:r w:rsidR="409E135A" w:rsidRPr="7E81279F">
        <w:rPr>
          <w:rFonts w:ascii="Times New Roman" w:hAnsi="Times New Roman" w:cs="Times New Roman"/>
          <w:sz w:val="24"/>
          <w:szCs w:val="24"/>
        </w:rPr>
        <w:t xml:space="preserve">interpret </w:t>
      </w:r>
      <w:r w:rsidR="072B343E" w:rsidRPr="7E81279F">
        <w:rPr>
          <w:rFonts w:ascii="Times New Roman" w:hAnsi="Times New Roman" w:cs="Times New Roman"/>
          <w:sz w:val="24"/>
          <w:szCs w:val="24"/>
        </w:rPr>
        <w:t>the results</w:t>
      </w:r>
      <w:r w:rsidR="3C394C4B" w:rsidRPr="7E81279F">
        <w:rPr>
          <w:rFonts w:ascii="Times New Roman" w:hAnsi="Times New Roman" w:cs="Times New Roman"/>
          <w:sz w:val="24"/>
          <w:szCs w:val="24"/>
        </w:rPr>
        <w:t>,</w:t>
      </w:r>
      <w:r w:rsidR="072B343E" w:rsidRPr="7E81279F">
        <w:rPr>
          <w:rFonts w:ascii="Times New Roman" w:hAnsi="Times New Roman" w:cs="Times New Roman"/>
          <w:sz w:val="24"/>
          <w:szCs w:val="24"/>
        </w:rPr>
        <w:t xml:space="preserve"> we used a </w:t>
      </w:r>
      <w:r w:rsidR="409E135A" w:rsidRPr="7E81279F">
        <w:rPr>
          <w:rFonts w:ascii="Times New Roman" w:hAnsi="Times New Roman" w:cs="Times New Roman"/>
          <w:sz w:val="24"/>
          <w:szCs w:val="24"/>
        </w:rPr>
        <w:t>c</w:t>
      </w:r>
      <w:r w:rsidR="4C8A9C9B" w:rsidRPr="7E81279F">
        <w:rPr>
          <w:rFonts w:ascii="Times New Roman" w:hAnsi="Times New Roman" w:cs="Times New Roman"/>
          <w:sz w:val="24"/>
          <w:szCs w:val="24"/>
        </w:rPr>
        <w:t>anonical</w:t>
      </w:r>
      <w:r w:rsidR="072B343E" w:rsidRPr="7E81279F">
        <w:rPr>
          <w:rFonts w:ascii="Times New Roman" w:hAnsi="Times New Roman" w:cs="Times New Roman"/>
          <w:sz w:val="24"/>
          <w:szCs w:val="24"/>
        </w:rPr>
        <w:t xml:space="preserve"> </w:t>
      </w:r>
      <w:r w:rsidR="409E135A" w:rsidRPr="7E81279F">
        <w:rPr>
          <w:rFonts w:ascii="Times New Roman" w:hAnsi="Times New Roman" w:cs="Times New Roman"/>
          <w:sz w:val="24"/>
          <w:szCs w:val="24"/>
        </w:rPr>
        <w:t>a</w:t>
      </w:r>
      <w:r w:rsidR="072B343E" w:rsidRPr="7E81279F">
        <w:rPr>
          <w:rFonts w:ascii="Times New Roman" w:hAnsi="Times New Roman" w:cs="Times New Roman"/>
          <w:sz w:val="24"/>
          <w:szCs w:val="24"/>
        </w:rPr>
        <w:t xml:space="preserve">nalysis of </w:t>
      </w:r>
      <w:r w:rsidR="409E135A" w:rsidRPr="7E81279F">
        <w:rPr>
          <w:rFonts w:ascii="Times New Roman" w:hAnsi="Times New Roman" w:cs="Times New Roman"/>
          <w:sz w:val="24"/>
          <w:szCs w:val="24"/>
        </w:rPr>
        <w:t>p</w:t>
      </w:r>
      <w:r w:rsidR="072B343E" w:rsidRPr="7E81279F">
        <w:rPr>
          <w:rFonts w:ascii="Times New Roman" w:hAnsi="Times New Roman" w:cs="Times New Roman"/>
          <w:sz w:val="24"/>
          <w:szCs w:val="24"/>
        </w:rPr>
        <w:t xml:space="preserve">rincipal </w:t>
      </w:r>
      <w:r w:rsidR="409E135A" w:rsidRPr="7E81279F">
        <w:rPr>
          <w:rFonts w:ascii="Times New Roman" w:hAnsi="Times New Roman" w:cs="Times New Roman"/>
          <w:sz w:val="24"/>
          <w:szCs w:val="24"/>
        </w:rPr>
        <w:t>c</w:t>
      </w:r>
      <w:r w:rsidR="072B343E" w:rsidRPr="7E81279F">
        <w:rPr>
          <w:rFonts w:ascii="Times New Roman" w:hAnsi="Times New Roman" w:cs="Times New Roman"/>
          <w:sz w:val="24"/>
          <w:szCs w:val="24"/>
        </w:rPr>
        <w:t>oordinates (CAP) with one con</w:t>
      </w:r>
      <w:r w:rsidR="6226918B" w:rsidRPr="7E81279F">
        <w:rPr>
          <w:rFonts w:ascii="Times New Roman" w:hAnsi="Times New Roman" w:cs="Times New Roman"/>
          <w:sz w:val="24"/>
          <w:szCs w:val="24"/>
        </w:rPr>
        <w:t>s</w:t>
      </w:r>
      <w:r w:rsidR="072B343E" w:rsidRPr="7E81279F">
        <w:rPr>
          <w:rFonts w:ascii="Times New Roman" w:hAnsi="Times New Roman" w:cs="Times New Roman"/>
          <w:sz w:val="24"/>
          <w:szCs w:val="24"/>
        </w:rPr>
        <w:t>trained axis repres</w:t>
      </w:r>
      <w:r w:rsidR="28E6D39C" w:rsidRPr="7E81279F">
        <w:rPr>
          <w:rFonts w:ascii="Times New Roman" w:hAnsi="Times New Roman" w:cs="Times New Roman"/>
          <w:sz w:val="24"/>
          <w:szCs w:val="24"/>
        </w:rPr>
        <w:t>enting the variation in site type (whether bees were collected in canola or surround</w:t>
      </w:r>
      <w:r w:rsidR="2D49568B" w:rsidRPr="7E81279F">
        <w:rPr>
          <w:rFonts w:ascii="Times New Roman" w:hAnsi="Times New Roman" w:cs="Times New Roman"/>
          <w:sz w:val="24"/>
          <w:szCs w:val="24"/>
        </w:rPr>
        <w:t>ing</w:t>
      </w:r>
      <w:r w:rsidR="28E6D39C" w:rsidRPr="7E81279F">
        <w:rPr>
          <w:rFonts w:ascii="Times New Roman" w:hAnsi="Times New Roman" w:cs="Times New Roman"/>
          <w:sz w:val="24"/>
          <w:szCs w:val="24"/>
        </w:rPr>
        <w:t xml:space="preserve"> areas)</w:t>
      </w:r>
      <w:r w:rsidR="532B57D4" w:rsidRPr="7E81279F">
        <w:rPr>
          <w:rFonts w:ascii="Times New Roman" w:hAnsi="Times New Roman" w:cs="Times New Roman"/>
          <w:sz w:val="24"/>
          <w:szCs w:val="24"/>
        </w:rPr>
        <w:t xml:space="preserve">. </w:t>
      </w:r>
      <w:proofErr w:type="gramStart"/>
      <w:r w:rsidR="532B57D4" w:rsidRPr="7E81279F">
        <w:rPr>
          <w:rFonts w:ascii="Times New Roman" w:hAnsi="Times New Roman" w:cs="Times New Roman"/>
          <w:sz w:val="24"/>
          <w:szCs w:val="24"/>
        </w:rPr>
        <w:t>We</w:t>
      </w:r>
      <w:proofErr w:type="gramEnd"/>
      <w:r w:rsidR="532B57D4" w:rsidRPr="7E81279F">
        <w:rPr>
          <w:rFonts w:ascii="Times New Roman" w:hAnsi="Times New Roman" w:cs="Times New Roman"/>
          <w:sz w:val="24"/>
          <w:szCs w:val="24"/>
        </w:rPr>
        <w:t xml:space="preserve"> then overlayed species vectors, and the continuous variables</w:t>
      </w:r>
      <w:r w:rsidR="0C2C5602" w:rsidRPr="7E81279F">
        <w:rPr>
          <w:rFonts w:ascii="Times New Roman" w:hAnsi="Times New Roman" w:cs="Times New Roman"/>
          <w:sz w:val="24"/>
          <w:szCs w:val="24"/>
        </w:rPr>
        <w:t>:</w:t>
      </w:r>
      <w:r w:rsidR="532B57D4" w:rsidRPr="7E81279F">
        <w:rPr>
          <w:rFonts w:ascii="Times New Roman" w:hAnsi="Times New Roman" w:cs="Times New Roman"/>
          <w:sz w:val="24"/>
          <w:szCs w:val="24"/>
        </w:rPr>
        <w:t xml:space="preserve"> canola saturation</w:t>
      </w:r>
      <w:r w:rsidR="09EE0E9D" w:rsidRPr="7E81279F">
        <w:rPr>
          <w:rFonts w:ascii="Times New Roman" w:hAnsi="Times New Roman" w:cs="Times New Roman"/>
          <w:sz w:val="24"/>
          <w:szCs w:val="24"/>
        </w:rPr>
        <w:t xml:space="preserve"> and plant richness </w:t>
      </w:r>
      <w:commentRangeStart w:id="174"/>
      <w:commentRangeStart w:id="175"/>
      <w:r w:rsidR="09EE0E9D" w:rsidRPr="7E81279F">
        <w:rPr>
          <w:rFonts w:ascii="Times New Roman" w:hAnsi="Times New Roman" w:cs="Times New Roman"/>
          <w:sz w:val="24"/>
          <w:szCs w:val="24"/>
        </w:rPr>
        <w:t xml:space="preserve">with </w:t>
      </w:r>
      <w:ins w:id="176" w:author="Anderson, Riley Morgan" w:date="2026-04-03T15:07:00Z" w16du:dateUtc="2026-04-03T15:07:59Z">
        <w:r w:rsidR="610C6020" w:rsidRPr="7E81279F">
          <w:rPr>
            <w:rFonts w:ascii="Times New Roman" w:hAnsi="Times New Roman" w:cs="Times New Roman"/>
            <w:sz w:val="24"/>
            <w:szCs w:val="24"/>
          </w:rPr>
          <w:t>generalized ad</w:t>
        </w:r>
      </w:ins>
      <w:ins w:id="177" w:author="Anderson, Riley Morgan" w:date="2026-04-03T15:08:00Z" w16du:dateUtc="2026-04-03T15:08:09Z">
        <w:r w:rsidR="610C6020" w:rsidRPr="7E81279F">
          <w:rPr>
            <w:rFonts w:ascii="Times New Roman" w:hAnsi="Times New Roman" w:cs="Times New Roman"/>
            <w:sz w:val="24"/>
            <w:szCs w:val="24"/>
          </w:rPr>
          <w:t xml:space="preserve">ditive model (GAM) </w:t>
        </w:r>
      </w:ins>
      <w:del w:id="178" w:author="Anderson, Riley Morgan" w:date="2026-04-03T15:07:00Z" w16du:dateUtc="2026-04-03T15:07:44Z">
        <w:r w:rsidR="68F8054E" w:rsidRPr="7E81279F" w:rsidDel="09EE0E9D">
          <w:rPr>
            <w:rFonts w:ascii="Times New Roman" w:hAnsi="Times New Roman" w:cs="Times New Roman"/>
            <w:sz w:val="24"/>
            <w:szCs w:val="24"/>
          </w:rPr>
          <w:delText>GAMM</w:delText>
        </w:r>
      </w:del>
      <w:r w:rsidR="09EE0E9D" w:rsidRPr="7E81279F">
        <w:rPr>
          <w:rFonts w:ascii="Times New Roman" w:hAnsi="Times New Roman" w:cs="Times New Roman"/>
          <w:sz w:val="24"/>
          <w:szCs w:val="24"/>
        </w:rPr>
        <w:t xml:space="preserve"> surface overlays </w:t>
      </w:r>
      <w:commentRangeEnd w:id="174"/>
      <w:r w:rsidR="68F8054E" w:rsidRPr="7E81279F">
        <w:rPr>
          <w:rStyle w:val="CommentReference"/>
          <w:rFonts w:ascii="Times New Roman" w:hAnsi="Times New Roman" w:cs="Times New Roman"/>
          <w:sz w:val="24"/>
          <w:szCs w:val="24"/>
        </w:rPr>
        <w:commentReference w:id="174"/>
      </w:r>
      <w:commentRangeEnd w:id="175"/>
      <w:r w:rsidRPr="7E81279F">
        <w:rPr>
          <w:rStyle w:val="CommentReference"/>
          <w:rFonts w:ascii="Times New Roman" w:hAnsi="Times New Roman" w:cs="Times New Roman"/>
          <w:sz w:val="24"/>
          <w:szCs w:val="24"/>
        </w:rPr>
        <w:commentReference w:id="175"/>
      </w:r>
      <w:r w:rsidR="09EE0E9D" w:rsidRPr="7E81279F">
        <w:rPr>
          <w:rFonts w:ascii="Times New Roman" w:hAnsi="Times New Roman" w:cs="Times New Roman"/>
          <w:sz w:val="24"/>
          <w:szCs w:val="24"/>
        </w:rPr>
        <w:t xml:space="preserve">using the R package, </w:t>
      </w:r>
      <w:commentRangeStart w:id="179"/>
      <w:r w:rsidR="09EE0E9D" w:rsidRPr="7E81279F">
        <w:rPr>
          <w:rFonts w:ascii="Times New Roman" w:hAnsi="Times New Roman" w:cs="Times New Roman"/>
          <w:i/>
          <w:iCs/>
          <w:sz w:val="24"/>
          <w:szCs w:val="24"/>
        </w:rPr>
        <w:t>gamm4</w:t>
      </w:r>
      <w:commentRangeEnd w:id="179"/>
      <w:r w:rsidR="68F8054E" w:rsidRPr="7E81279F">
        <w:rPr>
          <w:rStyle w:val="CommentReference"/>
          <w:rFonts w:ascii="Times New Roman" w:hAnsi="Times New Roman" w:cs="Times New Roman"/>
          <w:sz w:val="24"/>
          <w:szCs w:val="24"/>
        </w:rPr>
        <w:commentReference w:id="179"/>
      </w:r>
      <w:r w:rsidR="09EE0E9D" w:rsidRPr="7E81279F">
        <w:rPr>
          <w:rFonts w:ascii="Times New Roman" w:hAnsi="Times New Roman" w:cs="Times New Roman"/>
          <w:sz w:val="24"/>
          <w:szCs w:val="24"/>
        </w:rPr>
        <w:t xml:space="preserve"> </w:t>
      </w:r>
      <w:r w:rsidR="3BBC4F17" w:rsidRPr="7E81279F">
        <w:rPr>
          <w:rFonts w:ascii="Times New Roman" w:hAnsi="Times New Roman" w:cs="Times New Roman"/>
          <w:noProof/>
          <w:sz w:val="24"/>
          <w:szCs w:val="24"/>
        </w:rPr>
        <w:t xml:space="preserve">(Wood </w:t>
      </w:r>
      <w:r w:rsidR="6F0A5987" w:rsidRPr="7E81279F">
        <w:rPr>
          <w:rFonts w:ascii="Times New Roman" w:hAnsi="Times New Roman" w:cs="Times New Roman"/>
          <w:noProof/>
          <w:sz w:val="24"/>
          <w:szCs w:val="24"/>
        </w:rPr>
        <w:t>&amp;</w:t>
      </w:r>
      <w:r w:rsidR="3BBC4F17" w:rsidRPr="7E81279F">
        <w:rPr>
          <w:rFonts w:ascii="Times New Roman" w:hAnsi="Times New Roman" w:cs="Times New Roman"/>
          <w:noProof/>
          <w:sz w:val="24"/>
          <w:szCs w:val="24"/>
        </w:rPr>
        <w:t xml:space="preserve"> Scheipl</w:t>
      </w:r>
      <w:r w:rsidR="6F0A5987" w:rsidRPr="7E81279F">
        <w:rPr>
          <w:rFonts w:ascii="Times New Roman" w:hAnsi="Times New Roman" w:cs="Times New Roman"/>
          <w:noProof/>
          <w:sz w:val="24"/>
          <w:szCs w:val="24"/>
        </w:rPr>
        <w:t>,</w:t>
      </w:r>
      <w:r w:rsidR="3BBC4F17" w:rsidRPr="7E81279F">
        <w:rPr>
          <w:rFonts w:ascii="Times New Roman" w:hAnsi="Times New Roman" w:cs="Times New Roman"/>
          <w:noProof/>
          <w:sz w:val="24"/>
          <w:szCs w:val="24"/>
        </w:rPr>
        <w:t xml:space="preserve"> 2025</w:t>
      </w:r>
      <w:ins w:id="180" w:author="Anderson, Riley Morgan" w:date="2026-04-03T15:09:00Z" w16du:dateUtc="2026-04-03T15:09:12Z">
        <w:r w:rsidR="03F65819" w:rsidRPr="7E81279F">
          <w:rPr>
            <w:rFonts w:ascii="Times New Roman" w:hAnsi="Times New Roman" w:cs="Times New Roman"/>
            <w:noProof/>
            <w:sz w:val="24"/>
            <w:szCs w:val="24"/>
          </w:rPr>
          <w:t>, ver. 0.2-6</w:t>
        </w:r>
      </w:ins>
      <w:r w:rsidR="3BBC4F17" w:rsidRPr="7E81279F">
        <w:rPr>
          <w:rFonts w:ascii="Times New Roman" w:hAnsi="Times New Roman" w:cs="Times New Roman"/>
          <w:noProof/>
          <w:sz w:val="24"/>
          <w:szCs w:val="24"/>
        </w:rPr>
        <w:t>)</w:t>
      </w:r>
      <w:r w:rsidR="0648FDEF" w:rsidRPr="7E81279F">
        <w:rPr>
          <w:rFonts w:ascii="Times New Roman" w:hAnsi="Times New Roman" w:cs="Times New Roman"/>
          <w:sz w:val="24"/>
          <w:szCs w:val="24"/>
        </w:rPr>
        <w:t>.</w:t>
      </w:r>
      <w:r w:rsidR="7C2C9E5B" w:rsidRPr="7E81279F">
        <w:rPr>
          <w:rFonts w:ascii="Times New Roman" w:hAnsi="Times New Roman" w:cs="Times New Roman"/>
          <w:sz w:val="24"/>
          <w:szCs w:val="24"/>
        </w:rPr>
        <w:t xml:space="preserve"> While all bee genera were used</w:t>
      </w:r>
      <w:ins w:id="181" w:author="Anderson, Riley Morgan" w:date="2026-04-03T15:09:00Z" w16du:dateUtc="2026-04-03T15:09:36Z">
        <w:r w:rsidR="093D22C6" w:rsidRPr="7E81279F">
          <w:rPr>
            <w:rFonts w:ascii="Times New Roman" w:hAnsi="Times New Roman" w:cs="Times New Roman"/>
            <w:sz w:val="24"/>
            <w:szCs w:val="24"/>
          </w:rPr>
          <w:t xml:space="preserve"> in the PERMANOVA</w:t>
        </w:r>
      </w:ins>
      <w:r w:rsidR="7C2C9E5B" w:rsidRPr="7E81279F">
        <w:rPr>
          <w:rFonts w:ascii="Times New Roman" w:hAnsi="Times New Roman" w:cs="Times New Roman"/>
          <w:sz w:val="24"/>
          <w:szCs w:val="24"/>
        </w:rPr>
        <w:t>, only genera with CAP loadings in the top 20</w:t>
      </w:r>
      <w:r w:rsidR="7C2C9E5B" w:rsidRPr="7E81279F">
        <w:rPr>
          <w:rFonts w:ascii="Times New Roman" w:hAnsi="Times New Roman" w:cs="Times New Roman"/>
          <w:sz w:val="24"/>
          <w:szCs w:val="24"/>
          <w:vertAlign w:val="superscript"/>
        </w:rPr>
        <w:t>th</w:t>
      </w:r>
      <w:r w:rsidR="7C2C9E5B" w:rsidRPr="7E81279F">
        <w:rPr>
          <w:rFonts w:ascii="Times New Roman" w:hAnsi="Times New Roman" w:cs="Times New Roman"/>
          <w:sz w:val="24"/>
          <w:szCs w:val="24"/>
        </w:rPr>
        <w:t xml:space="preserve"> percentile are shown</w:t>
      </w:r>
      <w:r w:rsidR="478569D1" w:rsidRPr="7E81279F">
        <w:rPr>
          <w:rFonts w:ascii="Times New Roman" w:hAnsi="Times New Roman" w:cs="Times New Roman"/>
          <w:sz w:val="24"/>
          <w:szCs w:val="24"/>
        </w:rPr>
        <w:t xml:space="preserve"> as species vectors.</w:t>
      </w:r>
      <w:del w:id="182" w:author="Anderson, Riley Morgan" w:date="2026-04-03T15:10:00Z" w16du:dateUtc="2026-04-03T15:10:06Z">
        <w:r w:rsidR="68F8054E" w:rsidRPr="7E81279F" w:rsidDel="409E135A">
          <w:rPr>
            <w:rFonts w:ascii="Times New Roman" w:hAnsi="Times New Roman" w:cs="Times New Roman"/>
            <w:sz w:val="24"/>
            <w:szCs w:val="24"/>
          </w:rPr>
          <w:delText xml:space="preserve"> </w:delText>
        </w:r>
      </w:del>
    </w:p>
    <w:p w14:paraId="3E2E8D3B" w14:textId="77777777" w:rsidR="00AA3CD2" w:rsidRPr="00A33121" w:rsidRDefault="00AA3CD2" w:rsidP="6AF95883">
      <w:pPr>
        <w:spacing w:after="0" w:line="480" w:lineRule="auto"/>
        <w:rPr>
          <w:rFonts w:ascii="Times New Roman" w:hAnsi="Times New Roman" w:cs="Times New Roman"/>
          <w:sz w:val="24"/>
          <w:szCs w:val="24"/>
        </w:rPr>
      </w:pPr>
    </w:p>
    <w:p w14:paraId="60055743" w14:textId="7DC3423C" w:rsidR="002435BF" w:rsidRPr="001002CA" w:rsidRDefault="00201A22" w:rsidP="00937C4B">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3 | </w:t>
      </w:r>
      <w:r w:rsidR="00265C73" w:rsidRPr="4FE71ECA">
        <w:rPr>
          <w:rFonts w:ascii="Times New Roman" w:hAnsi="Times New Roman" w:cs="Times New Roman"/>
          <w:b/>
          <w:bCs/>
          <w:sz w:val="24"/>
          <w:szCs w:val="24"/>
        </w:rPr>
        <w:t>RESULTS</w:t>
      </w:r>
    </w:p>
    <w:p w14:paraId="70C7599B" w14:textId="412ED573" w:rsidR="00376DED" w:rsidRDefault="333F9E68" w:rsidP="00C219C1">
      <w:pPr>
        <w:spacing w:after="0" w:line="480" w:lineRule="auto"/>
        <w:rPr>
          <w:rFonts w:ascii="Times New Roman" w:hAnsi="Times New Roman" w:cs="Times New Roman"/>
          <w:sz w:val="24"/>
          <w:szCs w:val="24"/>
        </w:rPr>
      </w:pPr>
      <w:r w:rsidRPr="00A33121">
        <w:rPr>
          <w:rFonts w:ascii="Times New Roman" w:hAnsi="Times New Roman" w:cs="Times New Roman"/>
          <w:sz w:val="24"/>
          <w:szCs w:val="24"/>
        </w:rPr>
        <w:t xml:space="preserve">We collected </w:t>
      </w:r>
      <w:r w:rsidR="59D9F2A2" w:rsidRPr="00A33121">
        <w:rPr>
          <w:rFonts w:ascii="Times New Roman" w:hAnsi="Times New Roman" w:cs="Times New Roman"/>
          <w:sz w:val="24"/>
          <w:szCs w:val="24"/>
        </w:rPr>
        <w:t>2050</w:t>
      </w:r>
      <w:r w:rsidRPr="00A33121">
        <w:rPr>
          <w:rFonts w:ascii="Times New Roman" w:hAnsi="Times New Roman" w:cs="Times New Roman"/>
          <w:sz w:val="24"/>
          <w:szCs w:val="24"/>
        </w:rPr>
        <w:t xml:space="preserve"> bee</w:t>
      </w:r>
      <w:r w:rsidR="00C62CA2">
        <w:rPr>
          <w:rFonts w:ascii="Times New Roman" w:hAnsi="Times New Roman" w:cs="Times New Roman"/>
          <w:sz w:val="24"/>
          <w:szCs w:val="24"/>
        </w:rPr>
        <w:t xml:space="preserve"> individuals from 5</w:t>
      </w:r>
      <w:r w:rsidRPr="00A33121">
        <w:rPr>
          <w:rFonts w:ascii="Times New Roman" w:hAnsi="Times New Roman" w:cs="Times New Roman"/>
          <w:sz w:val="24"/>
          <w:szCs w:val="24"/>
        </w:rPr>
        <w:t xml:space="preserve"> families and </w:t>
      </w:r>
      <w:r w:rsidR="3E24A13B" w:rsidRPr="00A33121">
        <w:rPr>
          <w:rFonts w:ascii="Times New Roman" w:hAnsi="Times New Roman" w:cs="Times New Roman"/>
          <w:sz w:val="24"/>
          <w:szCs w:val="24"/>
        </w:rPr>
        <w:t>29</w:t>
      </w:r>
      <w:r w:rsidRPr="00A33121">
        <w:rPr>
          <w:rFonts w:ascii="Times New Roman" w:hAnsi="Times New Roman" w:cs="Times New Roman"/>
          <w:sz w:val="24"/>
          <w:szCs w:val="24"/>
        </w:rPr>
        <w:t xml:space="preserve"> genera</w:t>
      </w:r>
      <w:r w:rsidR="00C62CA2">
        <w:rPr>
          <w:rFonts w:ascii="Times New Roman" w:hAnsi="Times New Roman" w:cs="Times New Roman"/>
          <w:sz w:val="24"/>
          <w:szCs w:val="24"/>
        </w:rPr>
        <w:t xml:space="preserve">, with the most common genera being </w:t>
      </w:r>
      <w:r w:rsidR="12D88221" w:rsidRPr="00881793">
        <w:rPr>
          <w:rFonts w:ascii="Times New Roman" w:hAnsi="Times New Roman" w:cs="Times New Roman"/>
          <w:i/>
          <w:iCs/>
          <w:sz w:val="24"/>
          <w:szCs w:val="24"/>
        </w:rPr>
        <w:t>Andrena</w:t>
      </w:r>
      <w:r w:rsidR="12D88221" w:rsidRPr="00A33121">
        <w:rPr>
          <w:rFonts w:ascii="Times New Roman" w:hAnsi="Times New Roman" w:cs="Times New Roman"/>
          <w:sz w:val="24"/>
          <w:szCs w:val="24"/>
        </w:rPr>
        <w:t xml:space="preserve"> (n = 604), </w:t>
      </w:r>
      <w:r w:rsidR="12D88221" w:rsidRPr="00881793">
        <w:rPr>
          <w:rFonts w:ascii="Times New Roman" w:hAnsi="Times New Roman" w:cs="Times New Roman"/>
          <w:i/>
          <w:iCs/>
          <w:sz w:val="24"/>
          <w:szCs w:val="24"/>
        </w:rPr>
        <w:t>Lasioglossum</w:t>
      </w:r>
      <w:r w:rsidR="12D88221" w:rsidRPr="00A33121">
        <w:rPr>
          <w:rFonts w:ascii="Times New Roman" w:hAnsi="Times New Roman" w:cs="Times New Roman"/>
          <w:sz w:val="24"/>
          <w:szCs w:val="24"/>
        </w:rPr>
        <w:t xml:space="preserve"> (n = 577), </w:t>
      </w:r>
      <w:proofErr w:type="spellStart"/>
      <w:r w:rsidR="12D88221" w:rsidRPr="00881793">
        <w:rPr>
          <w:rFonts w:ascii="Times New Roman" w:hAnsi="Times New Roman" w:cs="Times New Roman"/>
          <w:i/>
          <w:iCs/>
          <w:sz w:val="24"/>
          <w:szCs w:val="24"/>
        </w:rPr>
        <w:t>Ceratina</w:t>
      </w:r>
      <w:proofErr w:type="spellEnd"/>
      <w:r w:rsidR="12D88221" w:rsidRPr="00A33121">
        <w:rPr>
          <w:rFonts w:ascii="Times New Roman" w:hAnsi="Times New Roman" w:cs="Times New Roman"/>
          <w:sz w:val="24"/>
          <w:szCs w:val="24"/>
        </w:rPr>
        <w:t xml:space="preserve"> (n = 367), </w:t>
      </w:r>
      <w:r w:rsidR="12D88221" w:rsidRPr="00881793">
        <w:rPr>
          <w:rFonts w:ascii="Times New Roman" w:hAnsi="Times New Roman" w:cs="Times New Roman"/>
          <w:i/>
          <w:iCs/>
          <w:sz w:val="24"/>
          <w:szCs w:val="24"/>
        </w:rPr>
        <w:t>Halictus</w:t>
      </w:r>
      <w:r w:rsidR="12D88221" w:rsidRPr="00A33121">
        <w:rPr>
          <w:rFonts w:ascii="Times New Roman" w:hAnsi="Times New Roman" w:cs="Times New Roman"/>
          <w:sz w:val="24"/>
          <w:szCs w:val="24"/>
        </w:rPr>
        <w:t xml:space="preserve"> (</w:t>
      </w:r>
      <w:r w:rsidR="7C6AAA31" w:rsidRPr="00A33121">
        <w:rPr>
          <w:rFonts w:ascii="Times New Roman" w:hAnsi="Times New Roman" w:cs="Times New Roman"/>
          <w:sz w:val="24"/>
          <w:szCs w:val="24"/>
        </w:rPr>
        <w:t xml:space="preserve">n = 159), and </w:t>
      </w:r>
      <w:r w:rsidR="7C6AAA31" w:rsidRPr="00881793">
        <w:rPr>
          <w:rFonts w:ascii="Times New Roman" w:hAnsi="Times New Roman" w:cs="Times New Roman"/>
          <w:i/>
          <w:iCs/>
          <w:sz w:val="24"/>
          <w:szCs w:val="24"/>
        </w:rPr>
        <w:t>Nomada</w:t>
      </w:r>
      <w:r w:rsidR="7C6AAA31" w:rsidRPr="00A33121">
        <w:rPr>
          <w:rFonts w:ascii="Times New Roman" w:hAnsi="Times New Roman" w:cs="Times New Roman"/>
          <w:sz w:val="24"/>
          <w:szCs w:val="24"/>
        </w:rPr>
        <w:t xml:space="preserve"> (n = 102). </w:t>
      </w:r>
      <w:proofErr w:type="gramStart"/>
      <w:r w:rsidR="7C6AAA31" w:rsidRPr="00A33121">
        <w:rPr>
          <w:rFonts w:ascii="Times New Roman" w:hAnsi="Times New Roman" w:cs="Times New Roman"/>
          <w:sz w:val="24"/>
          <w:szCs w:val="24"/>
        </w:rPr>
        <w:t>Honey</w:t>
      </w:r>
      <w:r w:rsidR="00BF34C8">
        <w:rPr>
          <w:rFonts w:ascii="Times New Roman" w:hAnsi="Times New Roman" w:cs="Times New Roman"/>
          <w:sz w:val="24"/>
          <w:szCs w:val="24"/>
        </w:rPr>
        <w:t xml:space="preserve"> </w:t>
      </w:r>
      <w:r w:rsidR="7C6AAA31" w:rsidRPr="00A33121">
        <w:rPr>
          <w:rFonts w:ascii="Times New Roman" w:hAnsi="Times New Roman" w:cs="Times New Roman"/>
          <w:sz w:val="24"/>
          <w:szCs w:val="24"/>
        </w:rPr>
        <w:t>bees</w:t>
      </w:r>
      <w:proofErr w:type="gramEnd"/>
      <w:r w:rsidR="7C6AAA31" w:rsidRPr="00A33121">
        <w:rPr>
          <w:rFonts w:ascii="Times New Roman" w:hAnsi="Times New Roman" w:cs="Times New Roman"/>
          <w:sz w:val="24"/>
          <w:szCs w:val="24"/>
        </w:rPr>
        <w:t xml:space="preserve"> (</w:t>
      </w:r>
      <w:r w:rsidR="7C6AAA31" w:rsidRPr="00A33121">
        <w:rPr>
          <w:rFonts w:ascii="Times New Roman" w:hAnsi="Times New Roman" w:cs="Times New Roman"/>
          <w:i/>
          <w:sz w:val="24"/>
          <w:szCs w:val="24"/>
        </w:rPr>
        <w:t>Apis mellifera</w:t>
      </w:r>
      <w:r w:rsidR="49FA9C12" w:rsidRPr="00A33121">
        <w:rPr>
          <w:rFonts w:ascii="Times New Roman" w:hAnsi="Times New Roman" w:cs="Times New Roman"/>
          <w:sz w:val="24"/>
          <w:szCs w:val="24"/>
        </w:rPr>
        <w:t>) only accounted for 2.1% of bees (n = 43).</w:t>
      </w:r>
      <w:r w:rsidR="28AD5F68" w:rsidRPr="00A33121">
        <w:rPr>
          <w:rFonts w:ascii="Times New Roman" w:hAnsi="Times New Roman" w:cs="Times New Roman"/>
          <w:sz w:val="24"/>
          <w:szCs w:val="24"/>
        </w:rPr>
        <w:t xml:space="preserve"> </w:t>
      </w:r>
      <w:r w:rsidR="31E3C441" w:rsidRPr="00A33121">
        <w:rPr>
          <w:rFonts w:ascii="Times New Roman" w:hAnsi="Times New Roman" w:cs="Times New Roman"/>
          <w:sz w:val="24"/>
          <w:szCs w:val="24"/>
        </w:rPr>
        <w:t>Across sites, b</w:t>
      </w:r>
      <w:r w:rsidR="71AC39A8" w:rsidRPr="00A33121">
        <w:rPr>
          <w:rFonts w:ascii="Times New Roman" w:hAnsi="Times New Roman" w:cs="Times New Roman"/>
          <w:sz w:val="24"/>
          <w:szCs w:val="24"/>
        </w:rPr>
        <w:t xml:space="preserve">ee richness ranged from </w:t>
      </w:r>
      <w:r w:rsidR="2BB0D91B" w:rsidRPr="00A33121">
        <w:rPr>
          <w:rFonts w:ascii="Times New Roman" w:hAnsi="Times New Roman" w:cs="Times New Roman"/>
          <w:sz w:val="24"/>
          <w:szCs w:val="24"/>
        </w:rPr>
        <w:t>1 to 14 genera</w:t>
      </w:r>
      <w:r w:rsidR="35A6BFB8" w:rsidRPr="00A33121">
        <w:rPr>
          <w:rFonts w:ascii="Times New Roman" w:hAnsi="Times New Roman" w:cs="Times New Roman"/>
          <w:sz w:val="24"/>
          <w:szCs w:val="24"/>
        </w:rPr>
        <w:t>, while Shannon diversity ranged from 0</w:t>
      </w:r>
      <w:r w:rsidR="00C62CA2">
        <w:rPr>
          <w:rFonts w:ascii="Times New Roman" w:hAnsi="Times New Roman" w:cs="Times New Roman"/>
          <w:sz w:val="24"/>
          <w:szCs w:val="24"/>
        </w:rPr>
        <w:t>.00</w:t>
      </w:r>
      <w:r w:rsidR="35A6BFB8" w:rsidRPr="00A33121">
        <w:rPr>
          <w:rFonts w:ascii="Times New Roman" w:hAnsi="Times New Roman" w:cs="Times New Roman"/>
          <w:sz w:val="24"/>
          <w:szCs w:val="24"/>
        </w:rPr>
        <w:t xml:space="preserve"> to 2.20</w:t>
      </w:r>
      <w:r w:rsidR="2BB0D91B" w:rsidRPr="00A33121">
        <w:rPr>
          <w:rFonts w:ascii="Times New Roman" w:hAnsi="Times New Roman" w:cs="Times New Roman"/>
          <w:sz w:val="24"/>
          <w:szCs w:val="24"/>
        </w:rPr>
        <w:t xml:space="preserve">. </w:t>
      </w:r>
      <w:r w:rsidR="28AD5F68" w:rsidRPr="00A33121">
        <w:rPr>
          <w:rFonts w:ascii="Times New Roman" w:hAnsi="Times New Roman" w:cs="Times New Roman"/>
          <w:sz w:val="24"/>
          <w:szCs w:val="24"/>
        </w:rPr>
        <w:t xml:space="preserve">Our plant transects found 64 genera across 31 families. </w:t>
      </w:r>
      <w:r w:rsidR="178AEBED" w:rsidRPr="00A33121">
        <w:rPr>
          <w:rFonts w:ascii="Times New Roman" w:hAnsi="Times New Roman" w:cs="Times New Roman"/>
          <w:sz w:val="24"/>
          <w:szCs w:val="24"/>
        </w:rPr>
        <w:t xml:space="preserve">The most common plant species were </w:t>
      </w:r>
      <w:r w:rsidR="178AEBED" w:rsidRPr="00A33121">
        <w:rPr>
          <w:rFonts w:ascii="Times New Roman" w:hAnsi="Times New Roman" w:cs="Times New Roman"/>
          <w:i/>
          <w:sz w:val="24"/>
          <w:szCs w:val="24"/>
        </w:rPr>
        <w:t>Allium acuminatum</w:t>
      </w:r>
      <w:r w:rsidR="178AEBED" w:rsidRPr="00A33121">
        <w:rPr>
          <w:rFonts w:ascii="Times New Roman" w:hAnsi="Times New Roman" w:cs="Times New Roman"/>
          <w:sz w:val="24"/>
          <w:szCs w:val="24"/>
        </w:rPr>
        <w:t xml:space="preserve"> (</w:t>
      </w:r>
      <w:r w:rsidR="6F912236" w:rsidRPr="00A33121">
        <w:rPr>
          <w:rFonts w:ascii="Times New Roman" w:hAnsi="Times New Roman" w:cs="Times New Roman"/>
          <w:sz w:val="24"/>
          <w:szCs w:val="24"/>
        </w:rPr>
        <w:t xml:space="preserve">18.7%) and </w:t>
      </w:r>
      <w:r w:rsidR="6F912236" w:rsidRPr="00A33121">
        <w:rPr>
          <w:rFonts w:ascii="Times New Roman" w:hAnsi="Times New Roman" w:cs="Times New Roman"/>
          <w:i/>
          <w:sz w:val="24"/>
          <w:szCs w:val="24"/>
        </w:rPr>
        <w:t>Symphoricarpos albus</w:t>
      </w:r>
      <w:r w:rsidR="6F912236" w:rsidRPr="00A33121">
        <w:rPr>
          <w:rFonts w:ascii="Times New Roman" w:hAnsi="Times New Roman" w:cs="Times New Roman"/>
          <w:sz w:val="24"/>
          <w:szCs w:val="24"/>
        </w:rPr>
        <w:t xml:space="preserve"> (17.0%)</w:t>
      </w:r>
      <w:r w:rsidR="44BE1A56" w:rsidRPr="00A33121">
        <w:rPr>
          <w:rFonts w:ascii="Times New Roman" w:hAnsi="Times New Roman" w:cs="Times New Roman"/>
          <w:sz w:val="24"/>
          <w:szCs w:val="24"/>
        </w:rPr>
        <w:t xml:space="preserve">. </w:t>
      </w:r>
      <w:r w:rsidR="47FC9E06" w:rsidRPr="00A33121">
        <w:rPr>
          <w:rFonts w:ascii="Times New Roman" w:hAnsi="Times New Roman" w:cs="Times New Roman"/>
          <w:sz w:val="24"/>
          <w:szCs w:val="24"/>
        </w:rPr>
        <w:t>Plant richness and Shannon diversity ranged from 1</w:t>
      </w:r>
      <w:r w:rsidR="00C62CA2">
        <w:rPr>
          <w:rFonts w:ascii="Times New Roman" w:hAnsi="Times New Roman" w:cs="Times New Roman"/>
          <w:sz w:val="24"/>
          <w:szCs w:val="24"/>
        </w:rPr>
        <w:t xml:space="preserve"> to </w:t>
      </w:r>
      <w:r w:rsidR="47FC9E06" w:rsidRPr="00A33121">
        <w:rPr>
          <w:rFonts w:ascii="Times New Roman" w:hAnsi="Times New Roman" w:cs="Times New Roman"/>
          <w:sz w:val="24"/>
          <w:szCs w:val="24"/>
        </w:rPr>
        <w:t>24 and 0</w:t>
      </w:r>
      <w:r w:rsidR="00C62CA2">
        <w:rPr>
          <w:rFonts w:ascii="Times New Roman" w:hAnsi="Times New Roman" w:cs="Times New Roman"/>
          <w:sz w:val="24"/>
          <w:szCs w:val="24"/>
        </w:rPr>
        <w:t xml:space="preserve">.00 to </w:t>
      </w:r>
      <w:r w:rsidR="47FC9E06" w:rsidRPr="00A33121">
        <w:rPr>
          <w:rFonts w:ascii="Times New Roman" w:hAnsi="Times New Roman" w:cs="Times New Roman"/>
          <w:sz w:val="24"/>
          <w:szCs w:val="24"/>
        </w:rPr>
        <w:t>2.65, respectively.</w:t>
      </w:r>
    </w:p>
    <w:p w14:paraId="4B2A5548" w14:textId="73A4EEBC" w:rsidR="00376DED" w:rsidRDefault="61FD97BD" w:rsidP="7E81279F">
      <w:pPr>
        <w:spacing w:after="0" w:line="480" w:lineRule="auto"/>
        <w:ind w:firstLine="540"/>
        <w:rPr>
          <w:ins w:id="183" w:author="Anderson, Riley Morgan" w:date="2026-04-03T16:51:00Z" w16du:dateUtc="2026-04-03T16:51:27Z"/>
          <w:rFonts w:ascii="Times New Roman" w:hAnsi="Times New Roman" w:cs="Times New Roman"/>
          <w:sz w:val="24"/>
          <w:szCs w:val="24"/>
        </w:rPr>
      </w:pPr>
      <w:r w:rsidRPr="7E81279F">
        <w:rPr>
          <w:rFonts w:ascii="Times New Roman" w:hAnsi="Times New Roman" w:cs="Times New Roman"/>
          <w:sz w:val="24"/>
          <w:szCs w:val="24"/>
        </w:rPr>
        <w:lastRenderedPageBreak/>
        <w:t xml:space="preserve">At the population level, </w:t>
      </w:r>
      <w:r w:rsidR="2E2BDD1E" w:rsidRPr="7E81279F">
        <w:rPr>
          <w:rFonts w:ascii="Times New Roman" w:hAnsi="Times New Roman" w:cs="Times New Roman"/>
          <w:sz w:val="24"/>
          <w:szCs w:val="24"/>
        </w:rPr>
        <w:t>bees collected in canola fields had larger head width</w:t>
      </w:r>
      <w:r w:rsidR="2706B130" w:rsidRPr="7E81279F">
        <w:rPr>
          <w:rFonts w:ascii="Times New Roman" w:hAnsi="Times New Roman" w:cs="Times New Roman"/>
          <w:sz w:val="24"/>
          <w:szCs w:val="24"/>
        </w:rPr>
        <w:t>s</w:t>
      </w:r>
      <w:r w:rsidR="2E2BDD1E" w:rsidRPr="7E81279F">
        <w:rPr>
          <w:rFonts w:ascii="Times New Roman" w:hAnsi="Times New Roman" w:cs="Times New Roman"/>
          <w:sz w:val="24"/>
          <w:szCs w:val="24"/>
        </w:rPr>
        <w:t xml:space="preserve"> compared to bees collected out</w:t>
      </w:r>
      <w:r w:rsidR="187A641F" w:rsidRPr="7E81279F">
        <w:rPr>
          <w:rFonts w:ascii="Times New Roman" w:hAnsi="Times New Roman" w:cs="Times New Roman"/>
          <w:sz w:val="24"/>
          <w:szCs w:val="24"/>
        </w:rPr>
        <w:t xml:space="preserve">side of canola </w:t>
      </w:r>
      <w:commentRangeStart w:id="184"/>
      <w:r w:rsidR="187A641F" w:rsidRPr="7E81279F">
        <w:rPr>
          <w:rFonts w:ascii="Times New Roman" w:hAnsi="Times New Roman" w:cs="Times New Roman"/>
          <w:sz w:val="24"/>
          <w:szCs w:val="24"/>
        </w:rPr>
        <w:t xml:space="preserve">(β </w:t>
      </w:r>
      <w:commentRangeEnd w:id="184"/>
      <w:r w:rsidR="1AEF867F" w:rsidRPr="7E81279F">
        <w:rPr>
          <w:rStyle w:val="CommentReference"/>
          <w:rFonts w:ascii="Times New Roman" w:hAnsi="Times New Roman" w:cs="Times New Roman"/>
          <w:sz w:val="24"/>
          <w:szCs w:val="24"/>
        </w:rPr>
        <w:commentReference w:id="184"/>
      </w:r>
      <w:r w:rsidR="187A641F" w:rsidRPr="7E81279F">
        <w:rPr>
          <w:rFonts w:ascii="Times New Roman" w:hAnsi="Times New Roman" w:cs="Times New Roman"/>
          <w:sz w:val="24"/>
          <w:szCs w:val="24"/>
        </w:rPr>
        <w:t xml:space="preserve">= 0.30, 95% CI = 0.24 </w:t>
      </w:r>
      <w:r w:rsidR="4F6B197F" w:rsidRPr="7E81279F">
        <w:rPr>
          <w:rFonts w:ascii="Times New Roman" w:hAnsi="Times New Roman" w:cs="Times New Roman"/>
          <w:sz w:val="24"/>
          <w:szCs w:val="24"/>
        </w:rPr>
        <w:t>to</w:t>
      </w:r>
      <w:r w:rsidR="187A641F" w:rsidRPr="7E81279F">
        <w:rPr>
          <w:rFonts w:ascii="Times New Roman" w:hAnsi="Times New Roman" w:cs="Times New Roman"/>
          <w:sz w:val="24"/>
          <w:szCs w:val="24"/>
        </w:rPr>
        <w:t xml:space="preserve"> 0.37, </w:t>
      </w:r>
      <w:r w:rsidR="187A641F" w:rsidRPr="7E81279F">
        <w:rPr>
          <w:rFonts w:ascii="Times New Roman" w:hAnsi="Times New Roman" w:cs="Times New Roman"/>
          <w:i/>
          <w:iCs/>
          <w:sz w:val="24"/>
          <w:szCs w:val="24"/>
        </w:rPr>
        <w:t>P</w:t>
      </w:r>
      <w:r w:rsidR="187A641F" w:rsidRPr="7E81279F">
        <w:rPr>
          <w:rFonts w:ascii="Times New Roman" w:hAnsi="Times New Roman" w:cs="Times New Roman"/>
          <w:sz w:val="24"/>
          <w:szCs w:val="24"/>
        </w:rPr>
        <w:t xml:space="preserve"> &lt; 0.01</w:t>
      </w:r>
      <w:r w:rsidR="45005CB2" w:rsidRPr="7E81279F">
        <w:rPr>
          <w:rFonts w:ascii="Times New Roman" w:hAnsi="Times New Roman" w:cs="Times New Roman"/>
          <w:sz w:val="24"/>
          <w:szCs w:val="24"/>
        </w:rPr>
        <w:t>)</w:t>
      </w:r>
      <w:r w:rsidR="109705E8" w:rsidRPr="7E81279F">
        <w:rPr>
          <w:rFonts w:ascii="Times New Roman" w:hAnsi="Times New Roman" w:cs="Times New Roman"/>
          <w:sz w:val="24"/>
          <w:szCs w:val="24"/>
        </w:rPr>
        <w:t xml:space="preserve"> (Figure 2)</w:t>
      </w:r>
      <w:r w:rsidR="186F40F2" w:rsidRPr="7E81279F">
        <w:rPr>
          <w:rFonts w:ascii="Times New Roman" w:hAnsi="Times New Roman" w:cs="Times New Roman"/>
          <w:sz w:val="24"/>
          <w:szCs w:val="24"/>
        </w:rPr>
        <w:t>.</w:t>
      </w:r>
      <w:r w:rsidR="355EBA3D" w:rsidRPr="7E81279F">
        <w:rPr>
          <w:rFonts w:ascii="Times New Roman" w:hAnsi="Times New Roman" w:cs="Times New Roman"/>
          <w:sz w:val="24"/>
          <w:szCs w:val="24"/>
        </w:rPr>
        <w:t xml:space="preserve"> </w:t>
      </w:r>
      <w:r w:rsidR="0419A428" w:rsidRPr="7E81279F">
        <w:rPr>
          <w:rFonts w:ascii="Times New Roman" w:hAnsi="Times New Roman" w:cs="Times New Roman"/>
          <w:sz w:val="24"/>
          <w:szCs w:val="24"/>
        </w:rPr>
        <w:t xml:space="preserve">For bees </w:t>
      </w:r>
      <w:r w:rsidR="355EBA3D" w:rsidRPr="7E81279F">
        <w:rPr>
          <w:rFonts w:ascii="Times New Roman" w:hAnsi="Times New Roman" w:cs="Times New Roman"/>
          <w:sz w:val="24"/>
          <w:szCs w:val="24"/>
        </w:rPr>
        <w:t>collected outside of canola, head width varied independently of canola saturation</w:t>
      </w:r>
      <w:r w:rsidR="33E9272F" w:rsidRPr="7E81279F">
        <w:rPr>
          <w:rFonts w:ascii="Times New Roman" w:hAnsi="Times New Roman" w:cs="Times New Roman"/>
          <w:sz w:val="24"/>
          <w:szCs w:val="24"/>
        </w:rPr>
        <w:t xml:space="preserve"> </w:t>
      </w:r>
      <w:commentRangeStart w:id="185"/>
      <w:r w:rsidR="33E9272F" w:rsidRPr="7E81279F">
        <w:rPr>
          <w:rFonts w:ascii="Times New Roman" w:hAnsi="Times New Roman" w:cs="Times New Roman"/>
          <w:sz w:val="24"/>
          <w:szCs w:val="24"/>
        </w:rPr>
        <w:t xml:space="preserve">(β </w:t>
      </w:r>
      <w:commentRangeEnd w:id="185"/>
      <w:r w:rsidR="1AEF867F">
        <w:rPr>
          <w:rStyle w:val="CommentReference"/>
          <w:rFonts w:ascii="Times New Roman" w:hAnsi="Times New Roman" w:cs="Times New Roman"/>
          <w:sz w:val="24"/>
          <w:szCs w:val="24"/>
        </w:rPr>
        <w:commentReference w:id="185"/>
      </w:r>
    </w:p>
    <w:p w14:paraId="0F0ED69C" w14:textId="7599B3F5" w:rsidR="00376DED" w:rsidRDefault="33E9272F" w:rsidP="00376DED">
      <w:pPr>
        <w:spacing w:after="0" w:line="480" w:lineRule="auto"/>
        <w:ind w:firstLine="540"/>
        <w:rPr>
          <w:rFonts w:ascii="Times New Roman" w:hAnsi="Times New Roman" w:cs="Times New Roman"/>
          <w:sz w:val="24"/>
          <w:szCs w:val="24"/>
        </w:rPr>
      </w:pPr>
      <w:r w:rsidRPr="7E81279F">
        <w:rPr>
          <w:rFonts w:ascii="Times New Roman" w:hAnsi="Times New Roman" w:cs="Times New Roman"/>
          <w:sz w:val="24"/>
          <w:szCs w:val="24"/>
        </w:rPr>
        <w:t xml:space="preserve">= -0.35, 95% CI = -0.98 </w:t>
      </w:r>
      <w:r w:rsidR="4F6B197F" w:rsidRPr="7E81279F">
        <w:rPr>
          <w:rFonts w:ascii="Times New Roman" w:hAnsi="Times New Roman" w:cs="Times New Roman"/>
          <w:sz w:val="24"/>
          <w:szCs w:val="24"/>
        </w:rPr>
        <w:t>to</w:t>
      </w:r>
      <w:r w:rsidRPr="7E81279F">
        <w:rPr>
          <w:rFonts w:ascii="Times New Roman" w:hAnsi="Times New Roman" w:cs="Times New Roman"/>
          <w:sz w:val="24"/>
          <w:szCs w:val="24"/>
        </w:rPr>
        <w:t xml:space="preserve"> 0</w:t>
      </w:r>
      <w:r w:rsidR="7A5239E7" w:rsidRPr="7E81279F">
        <w:rPr>
          <w:rFonts w:ascii="Times New Roman" w:hAnsi="Times New Roman" w:cs="Times New Roman"/>
          <w:sz w:val="24"/>
          <w:szCs w:val="24"/>
        </w:rPr>
        <w:t xml:space="preserve">.27, </w:t>
      </w:r>
      <w:r w:rsidR="7A5239E7" w:rsidRPr="7E81279F">
        <w:rPr>
          <w:rFonts w:ascii="Times New Roman" w:hAnsi="Times New Roman" w:cs="Times New Roman"/>
          <w:i/>
          <w:iCs/>
          <w:sz w:val="24"/>
          <w:szCs w:val="24"/>
        </w:rPr>
        <w:t>P</w:t>
      </w:r>
      <w:r w:rsidR="7A5239E7" w:rsidRPr="7E81279F">
        <w:rPr>
          <w:rFonts w:ascii="Times New Roman" w:hAnsi="Times New Roman" w:cs="Times New Roman"/>
          <w:sz w:val="24"/>
          <w:szCs w:val="24"/>
        </w:rPr>
        <w:t xml:space="preserve"> = 0.28)</w:t>
      </w:r>
      <w:r w:rsidR="0419A428" w:rsidRPr="7E81279F">
        <w:rPr>
          <w:rFonts w:ascii="Times New Roman" w:hAnsi="Times New Roman" w:cs="Times New Roman"/>
          <w:sz w:val="24"/>
          <w:szCs w:val="24"/>
        </w:rPr>
        <w:t xml:space="preserve">, but </w:t>
      </w:r>
      <w:r w:rsidR="7A5239E7" w:rsidRPr="7E81279F">
        <w:rPr>
          <w:rFonts w:ascii="Times New Roman" w:hAnsi="Times New Roman" w:cs="Times New Roman"/>
          <w:sz w:val="24"/>
          <w:szCs w:val="24"/>
        </w:rPr>
        <w:t>bees collected in canola had a negativ</w:t>
      </w:r>
      <w:r w:rsidR="3722126F" w:rsidRPr="7E81279F">
        <w:rPr>
          <w:rFonts w:ascii="Times New Roman" w:hAnsi="Times New Roman" w:cs="Times New Roman"/>
          <w:sz w:val="24"/>
          <w:szCs w:val="24"/>
        </w:rPr>
        <w:t>e relationship</w:t>
      </w:r>
      <w:r w:rsidR="0B847D7A" w:rsidRPr="7E81279F">
        <w:rPr>
          <w:rFonts w:ascii="Times New Roman" w:hAnsi="Times New Roman" w:cs="Times New Roman"/>
          <w:sz w:val="24"/>
          <w:szCs w:val="24"/>
        </w:rPr>
        <w:t xml:space="preserve"> between head width and </w:t>
      </w:r>
      <w:r w:rsidR="3722126F" w:rsidRPr="7E81279F">
        <w:rPr>
          <w:rFonts w:ascii="Times New Roman" w:hAnsi="Times New Roman" w:cs="Times New Roman"/>
          <w:sz w:val="24"/>
          <w:szCs w:val="24"/>
        </w:rPr>
        <w:t>canola saturation (</w:t>
      </w:r>
      <w:commentRangeStart w:id="186"/>
      <w:r w:rsidR="3722126F" w:rsidRPr="7E81279F">
        <w:rPr>
          <w:rFonts w:ascii="Times New Roman" w:hAnsi="Times New Roman" w:cs="Times New Roman"/>
          <w:sz w:val="24"/>
          <w:szCs w:val="24"/>
        </w:rPr>
        <w:t>β</w:t>
      </w:r>
      <w:commentRangeEnd w:id="186"/>
      <w:r w:rsidR="1AEF867F" w:rsidRPr="7E81279F">
        <w:rPr>
          <w:rStyle w:val="CommentReference"/>
          <w:rFonts w:ascii="Times New Roman" w:hAnsi="Times New Roman" w:cs="Times New Roman"/>
          <w:sz w:val="24"/>
          <w:szCs w:val="24"/>
        </w:rPr>
        <w:commentReference w:id="186"/>
      </w:r>
      <w:r w:rsidR="3722126F" w:rsidRPr="7E81279F">
        <w:rPr>
          <w:rFonts w:ascii="Times New Roman" w:hAnsi="Times New Roman" w:cs="Times New Roman"/>
          <w:sz w:val="24"/>
          <w:szCs w:val="24"/>
        </w:rPr>
        <w:t xml:space="preserve"> = -0.85, 95% CI = -1.29 </w:t>
      </w:r>
      <w:r w:rsidR="4F6B197F" w:rsidRPr="7E81279F">
        <w:rPr>
          <w:rFonts w:ascii="Times New Roman" w:hAnsi="Times New Roman" w:cs="Times New Roman"/>
          <w:sz w:val="24"/>
          <w:szCs w:val="24"/>
        </w:rPr>
        <w:t>to</w:t>
      </w:r>
      <w:r w:rsidR="3722126F" w:rsidRPr="7E81279F">
        <w:rPr>
          <w:rFonts w:ascii="Times New Roman" w:hAnsi="Times New Roman" w:cs="Times New Roman"/>
          <w:sz w:val="24"/>
          <w:szCs w:val="24"/>
        </w:rPr>
        <w:t xml:space="preserve"> -0.40</w:t>
      </w:r>
      <w:r w:rsidR="6E8F37C5" w:rsidRPr="7E81279F">
        <w:rPr>
          <w:rFonts w:ascii="Times New Roman" w:hAnsi="Times New Roman" w:cs="Times New Roman"/>
          <w:sz w:val="24"/>
          <w:szCs w:val="24"/>
        </w:rPr>
        <w:t xml:space="preserve">, </w:t>
      </w:r>
      <w:r w:rsidR="6E8F37C5" w:rsidRPr="7E81279F">
        <w:rPr>
          <w:rFonts w:ascii="Times New Roman" w:hAnsi="Times New Roman" w:cs="Times New Roman"/>
          <w:i/>
          <w:iCs/>
          <w:sz w:val="24"/>
          <w:szCs w:val="24"/>
        </w:rPr>
        <w:t>P</w:t>
      </w:r>
      <w:r w:rsidR="6E8F37C5" w:rsidRPr="7E81279F">
        <w:rPr>
          <w:rFonts w:ascii="Times New Roman" w:hAnsi="Times New Roman" w:cs="Times New Roman"/>
          <w:sz w:val="24"/>
          <w:szCs w:val="24"/>
        </w:rPr>
        <w:t xml:space="preserve"> &lt; 0.01</w:t>
      </w:r>
      <w:r w:rsidR="1AB7E962" w:rsidRPr="7E81279F">
        <w:rPr>
          <w:rFonts w:ascii="Times New Roman" w:hAnsi="Times New Roman" w:cs="Times New Roman"/>
          <w:sz w:val="24"/>
          <w:szCs w:val="24"/>
        </w:rPr>
        <w:t>)</w:t>
      </w:r>
      <w:r w:rsidR="3DBAF034" w:rsidRPr="7E81279F">
        <w:rPr>
          <w:rFonts w:ascii="Times New Roman" w:hAnsi="Times New Roman" w:cs="Times New Roman"/>
          <w:sz w:val="24"/>
          <w:szCs w:val="24"/>
        </w:rPr>
        <w:t xml:space="preserve"> (Figure 2)</w:t>
      </w:r>
      <w:r w:rsidR="6E8F37C5" w:rsidRPr="7E81279F">
        <w:rPr>
          <w:rFonts w:ascii="Times New Roman" w:hAnsi="Times New Roman" w:cs="Times New Roman"/>
          <w:sz w:val="24"/>
          <w:szCs w:val="24"/>
        </w:rPr>
        <w:t>.</w:t>
      </w:r>
      <w:r w:rsidR="186F40F2" w:rsidRPr="7E81279F">
        <w:rPr>
          <w:rFonts w:ascii="Times New Roman" w:hAnsi="Times New Roman" w:cs="Times New Roman"/>
          <w:sz w:val="24"/>
          <w:szCs w:val="24"/>
        </w:rPr>
        <w:t xml:space="preserve"> </w:t>
      </w:r>
      <w:r w:rsidR="1C3D2BAB" w:rsidRPr="7E81279F">
        <w:rPr>
          <w:rFonts w:ascii="Times New Roman" w:hAnsi="Times New Roman" w:cs="Times New Roman"/>
          <w:sz w:val="24"/>
          <w:szCs w:val="24"/>
        </w:rPr>
        <w:t xml:space="preserve">While the population-level model estimated a dependence between canola saturation and </w:t>
      </w:r>
      <w:r w:rsidR="34A9399C" w:rsidRPr="7E81279F">
        <w:rPr>
          <w:rFonts w:ascii="Times New Roman" w:hAnsi="Times New Roman" w:cs="Times New Roman"/>
          <w:sz w:val="24"/>
          <w:szCs w:val="24"/>
        </w:rPr>
        <w:t>whether</w:t>
      </w:r>
      <w:r w:rsidR="44F9B9B5" w:rsidRPr="7E81279F">
        <w:rPr>
          <w:rFonts w:ascii="Times New Roman" w:hAnsi="Times New Roman" w:cs="Times New Roman"/>
          <w:sz w:val="24"/>
          <w:szCs w:val="24"/>
        </w:rPr>
        <w:t xml:space="preserve"> bees were collected in canola fields, we note that the random-slope term indicated strong genus-level heterogeneity</w:t>
      </w:r>
      <w:r w:rsidR="0419A428" w:rsidRPr="7E81279F">
        <w:rPr>
          <w:rFonts w:ascii="Times New Roman" w:hAnsi="Times New Roman" w:cs="Times New Roman"/>
          <w:sz w:val="24"/>
          <w:szCs w:val="24"/>
        </w:rPr>
        <w:t xml:space="preserve">; </w:t>
      </w:r>
      <w:r w:rsidR="65F4AEF3" w:rsidRPr="7E81279F">
        <w:rPr>
          <w:rFonts w:ascii="Times New Roman" w:hAnsi="Times New Roman" w:cs="Times New Roman"/>
          <w:sz w:val="24"/>
          <w:szCs w:val="24"/>
        </w:rPr>
        <w:t xml:space="preserve">some genera </w:t>
      </w:r>
      <w:r w:rsidR="3709C55D" w:rsidRPr="7E81279F">
        <w:rPr>
          <w:rFonts w:ascii="Times New Roman" w:hAnsi="Times New Roman" w:cs="Times New Roman"/>
          <w:sz w:val="24"/>
          <w:szCs w:val="24"/>
        </w:rPr>
        <w:t>were more severely impacted by</w:t>
      </w:r>
      <w:r w:rsidR="65F4AEF3" w:rsidRPr="7E81279F">
        <w:rPr>
          <w:rFonts w:ascii="Times New Roman" w:hAnsi="Times New Roman" w:cs="Times New Roman"/>
          <w:sz w:val="24"/>
          <w:szCs w:val="24"/>
        </w:rPr>
        <w:t xml:space="preserve"> increasing canola saturation, while others showed </w:t>
      </w:r>
      <w:r w:rsidR="53AFBED0" w:rsidRPr="7E81279F">
        <w:rPr>
          <w:rFonts w:ascii="Times New Roman" w:hAnsi="Times New Roman" w:cs="Times New Roman"/>
          <w:sz w:val="24"/>
          <w:szCs w:val="24"/>
        </w:rPr>
        <w:t>less sensitivity</w:t>
      </w:r>
      <w:r w:rsidR="51EB96A3" w:rsidRPr="7E81279F">
        <w:rPr>
          <w:rFonts w:ascii="Times New Roman" w:hAnsi="Times New Roman" w:cs="Times New Roman"/>
          <w:sz w:val="24"/>
          <w:szCs w:val="24"/>
        </w:rPr>
        <w:t xml:space="preserve"> (Figure 3)</w:t>
      </w:r>
      <w:r w:rsidR="65F4AEF3" w:rsidRPr="7E81279F">
        <w:rPr>
          <w:rFonts w:ascii="Times New Roman" w:hAnsi="Times New Roman" w:cs="Times New Roman"/>
          <w:sz w:val="24"/>
          <w:szCs w:val="24"/>
        </w:rPr>
        <w:t>.</w:t>
      </w:r>
      <w:r w:rsidR="25A5A348" w:rsidRPr="7E81279F">
        <w:rPr>
          <w:rFonts w:ascii="Times New Roman" w:hAnsi="Times New Roman" w:cs="Times New Roman"/>
          <w:sz w:val="24"/>
          <w:szCs w:val="24"/>
        </w:rPr>
        <w:t xml:space="preserve"> These genus-level slopes are </w:t>
      </w:r>
      <w:commentRangeStart w:id="187"/>
      <w:r w:rsidR="25A5A348" w:rsidRPr="7E81279F">
        <w:rPr>
          <w:rFonts w:ascii="Times New Roman" w:hAnsi="Times New Roman" w:cs="Times New Roman"/>
          <w:sz w:val="24"/>
          <w:szCs w:val="24"/>
        </w:rPr>
        <w:t xml:space="preserve">best linear unbiased </w:t>
      </w:r>
      <w:r w:rsidR="45825E1F" w:rsidRPr="7E81279F">
        <w:rPr>
          <w:rFonts w:ascii="Times New Roman" w:hAnsi="Times New Roman" w:cs="Times New Roman"/>
          <w:sz w:val="24"/>
          <w:szCs w:val="24"/>
        </w:rPr>
        <w:t>predictions using partial pooling</w:t>
      </w:r>
      <w:r w:rsidR="4F6B197F" w:rsidRPr="7E81279F">
        <w:rPr>
          <w:rFonts w:ascii="Times New Roman" w:hAnsi="Times New Roman" w:cs="Times New Roman"/>
          <w:sz w:val="24"/>
          <w:szCs w:val="24"/>
        </w:rPr>
        <w:t>,</w:t>
      </w:r>
      <w:commentRangeEnd w:id="187"/>
      <w:r w:rsidR="1AEF867F" w:rsidRPr="7E81279F">
        <w:rPr>
          <w:rStyle w:val="CommentReference"/>
          <w:rFonts w:ascii="Times New Roman" w:hAnsi="Times New Roman" w:cs="Times New Roman"/>
          <w:sz w:val="24"/>
          <w:szCs w:val="24"/>
        </w:rPr>
        <w:commentReference w:id="187"/>
      </w:r>
      <w:r w:rsidR="4F6B197F" w:rsidRPr="7E81279F">
        <w:rPr>
          <w:rFonts w:ascii="Times New Roman" w:hAnsi="Times New Roman" w:cs="Times New Roman"/>
          <w:sz w:val="24"/>
          <w:szCs w:val="24"/>
        </w:rPr>
        <w:t xml:space="preserve"> meaning </w:t>
      </w:r>
      <w:r w:rsidR="45825E1F" w:rsidRPr="7E81279F">
        <w:rPr>
          <w:rFonts w:ascii="Times New Roman" w:hAnsi="Times New Roman" w:cs="Times New Roman"/>
          <w:sz w:val="24"/>
          <w:szCs w:val="24"/>
        </w:rPr>
        <w:t>they reflect the genus-level deviation and</w:t>
      </w:r>
      <w:r w:rsidR="7B3C35D1" w:rsidRPr="7E81279F">
        <w:rPr>
          <w:rFonts w:ascii="Times New Roman" w:hAnsi="Times New Roman" w:cs="Times New Roman"/>
          <w:sz w:val="24"/>
          <w:szCs w:val="24"/>
        </w:rPr>
        <w:t xml:space="preserve"> uncertainty from the overall model. These slope terms should be interpreted as estimated departures from the population-level</w:t>
      </w:r>
      <w:r w:rsidR="6CBC0A9F" w:rsidRPr="7E81279F">
        <w:rPr>
          <w:rFonts w:ascii="Times New Roman" w:hAnsi="Times New Roman" w:cs="Times New Roman"/>
          <w:sz w:val="24"/>
          <w:szCs w:val="24"/>
        </w:rPr>
        <w:t xml:space="preserve"> slope rather than independent regression coefficients </w:t>
      </w:r>
      <w:r w:rsidR="1273B3DF" w:rsidRPr="7E81279F">
        <w:rPr>
          <w:rFonts w:ascii="Times New Roman" w:hAnsi="Times New Roman" w:cs="Times New Roman"/>
          <w:noProof/>
          <w:sz w:val="24"/>
          <w:szCs w:val="24"/>
        </w:rPr>
        <w:t>(Zuur et al.</w:t>
      </w:r>
      <w:r w:rsidR="6F0A5987" w:rsidRPr="7E81279F">
        <w:rPr>
          <w:rFonts w:ascii="Times New Roman" w:hAnsi="Times New Roman" w:cs="Times New Roman"/>
          <w:noProof/>
          <w:sz w:val="24"/>
          <w:szCs w:val="24"/>
        </w:rPr>
        <w:t>,</w:t>
      </w:r>
      <w:r w:rsidR="1273B3DF" w:rsidRPr="7E81279F">
        <w:rPr>
          <w:rFonts w:ascii="Times New Roman" w:hAnsi="Times New Roman" w:cs="Times New Roman"/>
          <w:noProof/>
          <w:sz w:val="24"/>
          <w:szCs w:val="24"/>
        </w:rPr>
        <w:t xml:space="preserve"> 20</w:t>
      </w:r>
      <w:r w:rsidR="6F0A5987" w:rsidRPr="7E81279F">
        <w:rPr>
          <w:rFonts w:ascii="Times New Roman" w:hAnsi="Times New Roman" w:cs="Times New Roman"/>
          <w:noProof/>
          <w:sz w:val="24"/>
          <w:szCs w:val="24"/>
        </w:rPr>
        <w:t>10</w:t>
      </w:r>
      <w:r w:rsidR="1273B3DF" w:rsidRPr="7E81279F">
        <w:rPr>
          <w:rFonts w:ascii="Times New Roman" w:hAnsi="Times New Roman" w:cs="Times New Roman"/>
          <w:noProof/>
          <w:sz w:val="24"/>
          <w:szCs w:val="24"/>
        </w:rPr>
        <w:t>)</w:t>
      </w:r>
      <w:r w:rsidR="4C902F04" w:rsidRPr="7E81279F">
        <w:rPr>
          <w:rFonts w:ascii="Times New Roman" w:hAnsi="Times New Roman" w:cs="Times New Roman"/>
          <w:sz w:val="24"/>
          <w:szCs w:val="24"/>
        </w:rPr>
        <w:t>.</w:t>
      </w:r>
    </w:p>
    <w:p w14:paraId="382D2374" w14:textId="255C315C" w:rsidR="00C62CA2" w:rsidRDefault="46DB6605" w:rsidP="00376DED">
      <w:pPr>
        <w:spacing w:after="0" w:line="480" w:lineRule="auto"/>
        <w:ind w:firstLine="540"/>
        <w:rPr>
          <w:rFonts w:ascii="Times New Roman" w:hAnsi="Times New Roman" w:cs="Times New Roman"/>
          <w:sz w:val="24"/>
          <w:szCs w:val="24"/>
        </w:rPr>
      </w:pPr>
      <w:r w:rsidRPr="7E81279F">
        <w:rPr>
          <w:rFonts w:ascii="Times New Roman" w:hAnsi="Times New Roman" w:cs="Times New Roman"/>
          <w:sz w:val="24"/>
          <w:szCs w:val="24"/>
        </w:rPr>
        <w:t>Bee community compo</w:t>
      </w:r>
      <w:r w:rsidR="54A63487" w:rsidRPr="7E81279F">
        <w:rPr>
          <w:rFonts w:ascii="Times New Roman" w:hAnsi="Times New Roman" w:cs="Times New Roman"/>
          <w:sz w:val="24"/>
          <w:szCs w:val="24"/>
        </w:rPr>
        <w:t xml:space="preserve">sition </w:t>
      </w:r>
      <w:r w:rsidR="1E985D3C" w:rsidRPr="7E81279F">
        <w:rPr>
          <w:rFonts w:ascii="Times New Roman" w:hAnsi="Times New Roman" w:cs="Times New Roman"/>
          <w:sz w:val="24"/>
          <w:szCs w:val="24"/>
        </w:rPr>
        <w:t>varied</w:t>
      </w:r>
      <w:r w:rsidR="54A63487" w:rsidRPr="7E81279F">
        <w:rPr>
          <w:rFonts w:ascii="Times New Roman" w:hAnsi="Times New Roman" w:cs="Times New Roman"/>
          <w:sz w:val="24"/>
          <w:szCs w:val="24"/>
        </w:rPr>
        <w:t xml:space="preserve"> with canola saturation (</w:t>
      </w:r>
      <w:commentRangeStart w:id="188"/>
      <w:r w:rsidR="2EC2DEDD" w:rsidRPr="7E81279F">
        <w:rPr>
          <w:rFonts w:ascii="Times New Roman" w:hAnsi="Times New Roman" w:cs="Times New Roman"/>
          <w:i/>
          <w:iCs/>
          <w:sz w:val="24"/>
          <w:szCs w:val="24"/>
        </w:rPr>
        <w:t>F</w:t>
      </w:r>
      <w:r w:rsidR="24947A2C" w:rsidRPr="7E81279F">
        <w:rPr>
          <w:rFonts w:ascii="Times New Roman" w:hAnsi="Times New Roman" w:cs="Times New Roman"/>
          <w:sz w:val="24"/>
          <w:szCs w:val="24"/>
          <w:vertAlign w:val="subscript"/>
        </w:rPr>
        <w:t>5</w:t>
      </w:r>
      <w:commentRangeEnd w:id="188"/>
      <w:r w:rsidR="3BA5AC1C" w:rsidRPr="7E81279F">
        <w:rPr>
          <w:rStyle w:val="CommentReference"/>
          <w:rFonts w:ascii="Times New Roman" w:hAnsi="Times New Roman" w:cs="Times New Roman"/>
          <w:sz w:val="24"/>
          <w:szCs w:val="24"/>
        </w:rPr>
        <w:commentReference w:id="188"/>
      </w:r>
      <w:r w:rsidR="2EC2DEDD" w:rsidRPr="7E81279F">
        <w:rPr>
          <w:rFonts w:ascii="Times New Roman" w:hAnsi="Times New Roman" w:cs="Times New Roman"/>
          <w:sz w:val="24"/>
          <w:szCs w:val="24"/>
        </w:rPr>
        <w:t xml:space="preserve"> = </w:t>
      </w:r>
      <w:r w:rsidR="1054E7B0" w:rsidRPr="7E81279F">
        <w:rPr>
          <w:rFonts w:ascii="Times New Roman" w:hAnsi="Times New Roman" w:cs="Times New Roman"/>
          <w:sz w:val="24"/>
          <w:szCs w:val="24"/>
        </w:rPr>
        <w:t>1.38</w:t>
      </w:r>
      <w:r w:rsidR="2EC2DEDD" w:rsidRPr="7E81279F">
        <w:rPr>
          <w:rFonts w:ascii="Times New Roman" w:hAnsi="Times New Roman" w:cs="Times New Roman"/>
          <w:sz w:val="24"/>
          <w:szCs w:val="24"/>
        </w:rPr>
        <w:t xml:space="preserve">, </w:t>
      </w:r>
      <w:r w:rsidR="2EC2DEDD" w:rsidRPr="7E81279F">
        <w:rPr>
          <w:rFonts w:ascii="Times New Roman" w:hAnsi="Times New Roman" w:cs="Times New Roman"/>
          <w:i/>
          <w:iCs/>
          <w:sz w:val="24"/>
          <w:szCs w:val="24"/>
        </w:rPr>
        <w:t>R</w:t>
      </w:r>
      <w:r w:rsidR="2EC2DEDD" w:rsidRPr="7E81279F">
        <w:rPr>
          <w:rFonts w:ascii="Times New Roman" w:hAnsi="Times New Roman" w:cs="Times New Roman"/>
          <w:sz w:val="24"/>
          <w:szCs w:val="24"/>
          <w:vertAlign w:val="superscript"/>
        </w:rPr>
        <w:t>2</w:t>
      </w:r>
      <w:r w:rsidR="2EC2DEDD" w:rsidRPr="7E81279F">
        <w:rPr>
          <w:rFonts w:ascii="Times New Roman" w:hAnsi="Times New Roman" w:cs="Times New Roman"/>
          <w:sz w:val="24"/>
          <w:szCs w:val="24"/>
        </w:rPr>
        <w:t xml:space="preserve"> = 0.</w:t>
      </w:r>
      <w:r w:rsidR="755F8845" w:rsidRPr="7E81279F">
        <w:rPr>
          <w:rFonts w:ascii="Times New Roman" w:hAnsi="Times New Roman" w:cs="Times New Roman"/>
          <w:sz w:val="24"/>
          <w:szCs w:val="24"/>
        </w:rPr>
        <w:t>13</w:t>
      </w:r>
      <w:r w:rsidR="2EC2DEDD" w:rsidRPr="7E81279F">
        <w:rPr>
          <w:rFonts w:ascii="Times New Roman" w:hAnsi="Times New Roman" w:cs="Times New Roman"/>
          <w:sz w:val="24"/>
          <w:szCs w:val="24"/>
        </w:rPr>
        <w:t xml:space="preserve">, </w:t>
      </w:r>
      <w:r w:rsidR="2EC2DEDD" w:rsidRPr="7E81279F">
        <w:rPr>
          <w:rFonts w:ascii="Times New Roman" w:hAnsi="Times New Roman" w:cs="Times New Roman"/>
          <w:i/>
          <w:iCs/>
          <w:sz w:val="24"/>
          <w:szCs w:val="24"/>
        </w:rPr>
        <w:t>P</w:t>
      </w:r>
      <w:r w:rsidR="2EC2DEDD" w:rsidRPr="7E81279F">
        <w:rPr>
          <w:rFonts w:ascii="Times New Roman" w:hAnsi="Times New Roman" w:cs="Times New Roman"/>
          <w:sz w:val="24"/>
          <w:szCs w:val="24"/>
        </w:rPr>
        <w:t xml:space="preserve"> </w:t>
      </w:r>
      <w:r w:rsidR="52E42FB9" w:rsidRPr="7E81279F">
        <w:rPr>
          <w:rFonts w:ascii="Times New Roman" w:hAnsi="Times New Roman" w:cs="Times New Roman"/>
          <w:sz w:val="24"/>
          <w:szCs w:val="24"/>
        </w:rPr>
        <w:t>=</w:t>
      </w:r>
      <w:r w:rsidR="2EC2DEDD" w:rsidRPr="7E81279F">
        <w:rPr>
          <w:rFonts w:ascii="Times New Roman" w:hAnsi="Times New Roman" w:cs="Times New Roman"/>
          <w:sz w:val="24"/>
          <w:szCs w:val="24"/>
        </w:rPr>
        <w:t xml:space="preserve"> 0.0</w:t>
      </w:r>
      <w:r w:rsidR="74411D62" w:rsidRPr="7E81279F">
        <w:rPr>
          <w:rFonts w:ascii="Times New Roman" w:hAnsi="Times New Roman" w:cs="Times New Roman"/>
          <w:sz w:val="24"/>
          <w:szCs w:val="24"/>
        </w:rPr>
        <w:t>4</w:t>
      </w:r>
      <w:r w:rsidR="54A63487" w:rsidRPr="7E81279F">
        <w:rPr>
          <w:rFonts w:ascii="Times New Roman" w:hAnsi="Times New Roman" w:cs="Times New Roman"/>
          <w:sz w:val="24"/>
          <w:szCs w:val="24"/>
        </w:rPr>
        <w:t>)</w:t>
      </w:r>
      <w:r w:rsidR="54A63487" w:rsidRPr="7E81279F">
        <w:rPr>
          <w:rFonts w:ascii="Times New Roman" w:hAnsi="Times New Roman" w:cs="Times New Roman"/>
          <w:i/>
          <w:iCs/>
          <w:sz w:val="24"/>
          <w:szCs w:val="24"/>
        </w:rPr>
        <w:t>,</w:t>
      </w:r>
      <w:r w:rsidR="54A63487" w:rsidRPr="7E81279F">
        <w:rPr>
          <w:rFonts w:ascii="Times New Roman" w:hAnsi="Times New Roman" w:cs="Times New Roman"/>
          <w:sz w:val="24"/>
          <w:szCs w:val="24"/>
        </w:rPr>
        <w:t xml:space="preserve"> plant richness (</w:t>
      </w:r>
      <w:r w:rsidR="75EF9215" w:rsidRPr="7E81279F">
        <w:rPr>
          <w:rFonts w:ascii="Times New Roman" w:hAnsi="Times New Roman" w:cs="Times New Roman"/>
          <w:i/>
          <w:iCs/>
          <w:sz w:val="24"/>
          <w:szCs w:val="24"/>
        </w:rPr>
        <w:t>F</w:t>
      </w:r>
      <w:r w:rsidR="75EF9215" w:rsidRPr="7E81279F">
        <w:rPr>
          <w:rFonts w:ascii="Times New Roman" w:hAnsi="Times New Roman" w:cs="Times New Roman"/>
          <w:sz w:val="24"/>
          <w:szCs w:val="24"/>
          <w:vertAlign w:val="subscript"/>
        </w:rPr>
        <w:t>1</w:t>
      </w:r>
      <w:r w:rsidR="75EF9215" w:rsidRPr="7E81279F">
        <w:rPr>
          <w:rFonts w:ascii="Times New Roman" w:hAnsi="Times New Roman" w:cs="Times New Roman"/>
          <w:sz w:val="24"/>
          <w:szCs w:val="24"/>
        </w:rPr>
        <w:t xml:space="preserve"> = 1.80, </w:t>
      </w:r>
      <w:r w:rsidR="75EF9215" w:rsidRPr="7E81279F">
        <w:rPr>
          <w:rFonts w:ascii="Times New Roman" w:hAnsi="Times New Roman" w:cs="Times New Roman"/>
          <w:i/>
          <w:iCs/>
          <w:sz w:val="24"/>
          <w:szCs w:val="24"/>
        </w:rPr>
        <w:t>R</w:t>
      </w:r>
      <w:r w:rsidR="75EF9215" w:rsidRPr="7E81279F">
        <w:rPr>
          <w:rFonts w:ascii="Times New Roman" w:hAnsi="Times New Roman" w:cs="Times New Roman"/>
          <w:sz w:val="24"/>
          <w:szCs w:val="24"/>
          <w:vertAlign w:val="superscript"/>
        </w:rPr>
        <w:t>2</w:t>
      </w:r>
      <w:r w:rsidR="75EF9215" w:rsidRPr="7E81279F">
        <w:rPr>
          <w:rFonts w:ascii="Times New Roman" w:hAnsi="Times New Roman" w:cs="Times New Roman"/>
          <w:sz w:val="24"/>
          <w:szCs w:val="24"/>
        </w:rPr>
        <w:t xml:space="preserve"> = 0.03, </w:t>
      </w:r>
      <w:r w:rsidR="75EF9215" w:rsidRPr="7E81279F">
        <w:rPr>
          <w:rFonts w:ascii="Times New Roman" w:hAnsi="Times New Roman" w:cs="Times New Roman"/>
          <w:i/>
          <w:iCs/>
          <w:sz w:val="24"/>
          <w:szCs w:val="24"/>
        </w:rPr>
        <w:t>P</w:t>
      </w:r>
      <w:r w:rsidR="75EF9215" w:rsidRPr="7E81279F">
        <w:rPr>
          <w:rFonts w:ascii="Times New Roman" w:hAnsi="Times New Roman" w:cs="Times New Roman"/>
          <w:sz w:val="24"/>
          <w:szCs w:val="24"/>
        </w:rPr>
        <w:t xml:space="preserve"> = 0.0</w:t>
      </w:r>
      <w:r w:rsidR="30C278A9" w:rsidRPr="7E81279F">
        <w:rPr>
          <w:rFonts w:ascii="Times New Roman" w:hAnsi="Times New Roman" w:cs="Times New Roman"/>
          <w:sz w:val="24"/>
          <w:szCs w:val="24"/>
        </w:rPr>
        <w:t>6</w:t>
      </w:r>
      <w:r w:rsidR="54A63487" w:rsidRPr="7E81279F">
        <w:rPr>
          <w:rFonts w:ascii="Times New Roman" w:hAnsi="Times New Roman" w:cs="Times New Roman"/>
          <w:sz w:val="24"/>
          <w:szCs w:val="24"/>
        </w:rPr>
        <w:t>)</w:t>
      </w:r>
      <w:r w:rsidR="54A63487" w:rsidRPr="7E81279F">
        <w:rPr>
          <w:rFonts w:ascii="Times New Roman" w:hAnsi="Times New Roman" w:cs="Times New Roman"/>
          <w:i/>
          <w:iCs/>
          <w:sz w:val="24"/>
          <w:szCs w:val="24"/>
        </w:rPr>
        <w:t>,</w:t>
      </w:r>
      <w:r w:rsidR="54A63487" w:rsidRPr="7E81279F">
        <w:rPr>
          <w:rFonts w:ascii="Times New Roman" w:hAnsi="Times New Roman" w:cs="Times New Roman"/>
          <w:sz w:val="24"/>
          <w:szCs w:val="24"/>
        </w:rPr>
        <w:t xml:space="preserve"> and </w:t>
      </w:r>
      <w:r w:rsidR="25E7A89A" w:rsidRPr="7E81279F">
        <w:rPr>
          <w:rFonts w:ascii="Times New Roman" w:hAnsi="Times New Roman" w:cs="Times New Roman"/>
          <w:sz w:val="24"/>
          <w:szCs w:val="24"/>
        </w:rPr>
        <w:t xml:space="preserve">whether collection </w:t>
      </w:r>
      <w:r w:rsidR="5CACB213" w:rsidRPr="7E81279F">
        <w:rPr>
          <w:rFonts w:ascii="Times New Roman" w:hAnsi="Times New Roman" w:cs="Times New Roman"/>
          <w:sz w:val="24"/>
          <w:szCs w:val="24"/>
        </w:rPr>
        <w:t>occurred</w:t>
      </w:r>
      <w:r w:rsidR="25E7A89A" w:rsidRPr="7E81279F">
        <w:rPr>
          <w:rFonts w:ascii="Times New Roman" w:hAnsi="Times New Roman" w:cs="Times New Roman"/>
          <w:sz w:val="24"/>
          <w:szCs w:val="24"/>
        </w:rPr>
        <w:t xml:space="preserve"> in or outside of canola (</w:t>
      </w:r>
      <w:r w:rsidR="0C09E016" w:rsidRPr="7E81279F">
        <w:rPr>
          <w:rFonts w:ascii="Times New Roman" w:hAnsi="Times New Roman" w:cs="Times New Roman"/>
          <w:i/>
          <w:iCs/>
          <w:sz w:val="24"/>
          <w:szCs w:val="24"/>
        </w:rPr>
        <w:t>F</w:t>
      </w:r>
      <w:r w:rsidR="0C09E016" w:rsidRPr="7E81279F">
        <w:rPr>
          <w:rFonts w:ascii="Times New Roman" w:hAnsi="Times New Roman" w:cs="Times New Roman"/>
          <w:sz w:val="24"/>
          <w:szCs w:val="24"/>
          <w:vertAlign w:val="subscript"/>
        </w:rPr>
        <w:t xml:space="preserve">1 </w:t>
      </w:r>
      <w:r w:rsidR="0C09E016" w:rsidRPr="7E81279F">
        <w:rPr>
          <w:rFonts w:ascii="Times New Roman" w:hAnsi="Times New Roman" w:cs="Times New Roman"/>
          <w:sz w:val="24"/>
          <w:szCs w:val="24"/>
        </w:rPr>
        <w:t>= 5.30</w:t>
      </w:r>
      <w:r w:rsidR="0C09E016" w:rsidRPr="7E81279F">
        <w:rPr>
          <w:rFonts w:ascii="Times New Roman" w:hAnsi="Times New Roman" w:cs="Times New Roman"/>
          <w:i/>
          <w:iCs/>
          <w:sz w:val="24"/>
          <w:szCs w:val="24"/>
        </w:rPr>
        <w:t>,</w:t>
      </w:r>
      <w:r w:rsidR="0C09E016" w:rsidRPr="7E81279F">
        <w:rPr>
          <w:rFonts w:ascii="Times New Roman" w:hAnsi="Times New Roman" w:cs="Times New Roman"/>
          <w:sz w:val="24"/>
          <w:szCs w:val="24"/>
        </w:rPr>
        <w:t xml:space="preserve"> </w:t>
      </w:r>
      <w:r w:rsidR="0C09E016" w:rsidRPr="7E81279F">
        <w:rPr>
          <w:rFonts w:ascii="Times New Roman" w:hAnsi="Times New Roman" w:cs="Times New Roman"/>
          <w:i/>
          <w:iCs/>
          <w:sz w:val="24"/>
          <w:szCs w:val="24"/>
        </w:rPr>
        <w:t>R</w:t>
      </w:r>
      <w:r w:rsidR="0C09E016" w:rsidRPr="7E81279F">
        <w:rPr>
          <w:rFonts w:ascii="Times New Roman" w:hAnsi="Times New Roman" w:cs="Times New Roman"/>
          <w:sz w:val="24"/>
          <w:szCs w:val="24"/>
          <w:vertAlign w:val="superscript"/>
        </w:rPr>
        <w:t>2</w:t>
      </w:r>
      <w:r w:rsidR="0C09E016" w:rsidRPr="7E81279F">
        <w:rPr>
          <w:rFonts w:ascii="Times New Roman" w:hAnsi="Times New Roman" w:cs="Times New Roman"/>
          <w:sz w:val="24"/>
          <w:szCs w:val="24"/>
        </w:rPr>
        <w:t xml:space="preserve"> = 0.10, </w:t>
      </w:r>
      <w:r w:rsidR="0C09E016" w:rsidRPr="7E81279F">
        <w:rPr>
          <w:rFonts w:ascii="Times New Roman" w:hAnsi="Times New Roman" w:cs="Times New Roman"/>
          <w:i/>
          <w:iCs/>
          <w:sz w:val="24"/>
          <w:szCs w:val="24"/>
        </w:rPr>
        <w:t>P</w:t>
      </w:r>
      <w:r w:rsidR="0C09E016" w:rsidRPr="7E81279F">
        <w:rPr>
          <w:rFonts w:ascii="Times New Roman" w:hAnsi="Times New Roman" w:cs="Times New Roman"/>
          <w:sz w:val="24"/>
          <w:szCs w:val="24"/>
        </w:rPr>
        <w:t xml:space="preserve"> &lt; 0.01</w:t>
      </w:r>
      <w:r w:rsidR="25E7A89A" w:rsidRPr="7E81279F">
        <w:rPr>
          <w:rFonts w:ascii="Times New Roman" w:hAnsi="Times New Roman" w:cs="Times New Roman"/>
          <w:sz w:val="24"/>
          <w:szCs w:val="24"/>
        </w:rPr>
        <w:t>)</w:t>
      </w:r>
      <w:r w:rsidR="25E7A89A" w:rsidRPr="7E81279F">
        <w:rPr>
          <w:rFonts w:ascii="Times New Roman" w:hAnsi="Times New Roman" w:cs="Times New Roman"/>
          <w:i/>
          <w:iCs/>
          <w:sz w:val="24"/>
          <w:szCs w:val="24"/>
        </w:rPr>
        <w:t>.</w:t>
      </w:r>
      <w:r w:rsidR="71DAAA8D" w:rsidRPr="7E81279F">
        <w:rPr>
          <w:rFonts w:ascii="Times New Roman" w:hAnsi="Times New Roman" w:cs="Times New Roman"/>
          <w:i/>
          <w:iCs/>
          <w:sz w:val="24"/>
          <w:szCs w:val="24"/>
        </w:rPr>
        <w:t xml:space="preserve"> </w:t>
      </w:r>
      <w:r w:rsidR="77743A1F" w:rsidRPr="7E81279F">
        <w:rPr>
          <w:rFonts w:ascii="Times New Roman" w:hAnsi="Times New Roman" w:cs="Times New Roman"/>
          <w:sz w:val="24"/>
          <w:szCs w:val="24"/>
        </w:rPr>
        <w:t xml:space="preserve">We confirmed that the effect of canola field collection was not due to differences in within-group variability via </w:t>
      </w:r>
      <w:commentRangeStart w:id="189"/>
      <w:commentRangeStart w:id="190"/>
      <w:r w:rsidR="77743A1F" w:rsidRPr="7E81279F">
        <w:rPr>
          <w:rFonts w:ascii="Times New Roman" w:hAnsi="Times New Roman" w:cs="Times New Roman"/>
          <w:sz w:val="24"/>
          <w:szCs w:val="24"/>
        </w:rPr>
        <w:t>permu</w:t>
      </w:r>
      <w:r w:rsidR="0FADB822" w:rsidRPr="7E81279F">
        <w:rPr>
          <w:rFonts w:ascii="Times New Roman" w:hAnsi="Times New Roman" w:cs="Times New Roman"/>
          <w:sz w:val="24"/>
          <w:szCs w:val="24"/>
        </w:rPr>
        <w:t>tation tests for homogeneity of multivariate dispersions (</w:t>
      </w:r>
      <w:r w:rsidR="0FADB822" w:rsidRPr="7E81279F">
        <w:rPr>
          <w:rFonts w:ascii="Times New Roman" w:hAnsi="Times New Roman" w:cs="Times New Roman"/>
          <w:i/>
          <w:iCs/>
          <w:sz w:val="24"/>
          <w:szCs w:val="24"/>
        </w:rPr>
        <w:t>F</w:t>
      </w:r>
      <w:r w:rsidR="459AE5D1" w:rsidRPr="7E81279F">
        <w:rPr>
          <w:rFonts w:ascii="Times New Roman" w:hAnsi="Times New Roman" w:cs="Times New Roman"/>
          <w:sz w:val="24"/>
          <w:szCs w:val="24"/>
          <w:vertAlign w:val="subscript"/>
        </w:rPr>
        <w:t>1</w:t>
      </w:r>
      <w:r w:rsidR="459AE5D1" w:rsidRPr="7E81279F">
        <w:rPr>
          <w:rFonts w:ascii="Times New Roman" w:hAnsi="Times New Roman" w:cs="Times New Roman"/>
          <w:sz w:val="24"/>
          <w:szCs w:val="24"/>
        </w:rPr>
        <w:t xml:space="preserve"> </w:t>
      </w:r>
      <w:commentRangeEnd w:id="189"/>
      <w:r w:rsidR="3BA5AC1C" w:rsidRPr="7E81279F">
        <w:rPr>
          <w:rStyle w:val="CommentReference"/>
          <w:rFonts w:ascii="Times New Roman" w:hAnsi="Times New Roman" w:cs="Times New Roman"/>
          <w:sz w:val="24"/>
          <w:szCs w:val="24"/>
        </w:rPr>
        <w:commentReference w:id="189"/>
      </w:r>
      <w:commentRangeEnd w:id="190"/>
      <w:r w:rsidRPr="7E81279F">
        <w:rPr>
          <w:rStyle w:val="CommentReference"/>
          <w:rFonts w:ascii="Times New Roman" w:hAnsi="Times New Roman" w:cs="Times New Roman"/>
          <w:sz w:val="24"/>
          <w:szCs w:val="24"/>
        </w:rPr>
        <w:commentReference w:id="190"/>
      </w:r>
      <w:r w:rsidR="459AE5D1" w:rsidRPr="7E81279F">
        <w:rPr>
          <w:rFonts w:ascii="Times New Roman" w:hAnsi="Times New Roman" w:cs="Times New Roman"/>
          <w:sz w:val="24"/>
          <w:szCs w:val="24"/>
        </w:rPr>
        <w:t xml:space="preserve">= 0.03, </w:t>
      </w:r>
      <w:r w:rsidR="459AE5D1" w:rsidRPr="7E81279F">
        <w:rPr>
          <w:rFonts w:ascii="Times New Roman" w:hAnsi="Times New Roman" w:cs="Times New Roman"/>
          <w:i/>
          <w:iCs/>
          <w:sz w:val="24"/>
          <w:szCs w:val="24"/>
        </w:rPr>
        <w:t>P</w:t>
      </w:r>
      <w:r w:rsidR="459AE5D1" w:rsidRPr="7E81279F">
        <w:rPr>
          <w:rFonts w:ascii="Times New Roman" w:hAnsi="Times New Roman" w:cs="Times New Roman"/>
          <w:sz w:val="24"/>
          <w:szCs w:val="24"/>
        </w:rPr>
        <w:t xml:space="preserve"> = 0.87, permutations = 999</w:t>
      </w:r>
      <w:r w:rsidR="0FADB822" w:rsidRPr="7E81279F">
        <w:rPr>
          <w:rFonts w:ascii="Times New Roman" w:hAnsi="Times New Roman" w:cs="Times New Roman"/>
          <w:sz w:val="24"/>
          <w:szCs w:val="24"/>
        </w:rPr>
        <w:t>)</w:t>
      </w:r>
      <w:r w:rsidR="7FA7039D" w:rsidRPr="7E81279F">
        <w:rPr>
          <w:rFonts w:ascii="Times New Roman" w:hAnsi="Times New Roman" w:cs="Times New Roman"/>
          <w:sz w:val="24"/>
          <w:szCs w:val="24"/>
        </w:rPr>
        <w:t xml:space="preserve">. </w:t>
      </w:r>
      <w:r w:rsidR="5EF04809" w:rsidRPr="7E81279F">
        <w:rPr>
          <w:rFonts w:ascii="Times New Roman" w:hAnsi="Times New Roman" w:cs="Times New Roman"/>
          <w:sz w:val="24"/>
          <w:szCs w:val="24"/>
        </w:rPr>
        <w:t>Horizontal separation in bee community composition</w:t>
      </w:r>
      <w:r w:rsidR="50487828" w:rsidRPr="7E81279F">
        <w:rPr>
          <w:rFonts w:ascii="Times New Roman" w:hAnsi="Times New Roman" w:cs="Times New Roman"/>
          <w:sz w:val="24"/>
          <w:szCs w:val="24"/>
        </w:rPr>
        <w:t xml:space="preserve"> by </w:t>
      </w:r>
      <w:del w:id="191" w:author="Anderson, Riley Morgan" w:date="2026-04-03T17:01:00Z" w16du:dateUtc="2026-04-03T17:01:36Z">
        <w:r w:rsidR="3BA5AC1C" w:rsidRPr="7E81279F" w:rsidDel="50487828">
          <w:rPr>
            <w:rFonts w:ascii="Times New Roman" w:hAnsi="Times New Roman" w:cs="Times New Roman"/>
            <w:sz w:val="24"/>
            <w:szCs w:val="24"/>
          </w:rPr>
          <w:delText xml:space="preserve">the </w:delText>
        </w:r>
        <w:commentRangeStart w:id="192"/>
        <w:commentRangeStart w:id="193"/>
        <w:r w:rsidR="3BA5AC1C" w:rsidRPr="7E81279F" w:rsidDel="50487828">
          <w:rPr>
            <w:rFonts w:ascii="Times New Roman" w:hAnsi="Times New Roman" w:cs="Times New Roman"/>
            <w:sz w:val="24"/>
            <w:szCs w:val="24"/>
          </w:rPr>
          <w:delText>canola site collection variable</w:delText>
        </w:r>
      </w:del>
      <w:ins w:id="194" w:author="Anderson, Riley Morgan" w:date="2026-04-03T17:01:00Z" w16du:dateUtc="2026-04-03T17:01:46Z">
        <w:r w:rsidR="1ACEA56F" w:rsidRPr="7E81279F">
          <w:rPr>
            <w:rFonts w:ascii="Times New Roman" w:hAnsi="Times New Roman" w:cs="Times New Roman"/>
            <w:sz w:val="24"/>
            <w:szCs w:val="24"/>
          </w:rPr>
          <w:t xml:space="preserve">collection in or outside of canola </w:t>
        </w:r>
      </w:ins>
      <w:r w:rsidR="5EF04809" w:rsidRPr="7E81279F">
        <w:rPr>
          <w:rFonts w:ascii="Times New Roman" w:hAnsi="Times New Roman" w:cs="Times New Roman"/>
          <w:sz w:val="24"/>
          <w:szCs w:val="24"/>
        </w:rPr>
        <w:t xml:space="preserve"> </w:t>
      </w:r>
      <w:commentRangeEnd w:id="192"/>
      <w:r w:rsidR="3BA5AC1C" w:rsidRPr="7E81279F">
        <w:rPr>
          <w:rStyle w:val="CommentReference"/>
          <w:rFonts w:ascii="Times New Roman" w:hAnsi="Times New Roman" w:cs="Times New Roman"/>
          <w:sz w:val="24"/>
          <w:szCs w:val="24"/>
        </w:rPr>
        <w:commentReference w:id="192"/>
      </w:r>
      <w:commentRangeEnd w:id="193"/>
      <w:r w:rsidRPr="7E81279F">
        <w:rPr>
          <w:rStyle w:val="CommentReference"/>
          <w:rFonts w:ascii="Times New Roman" w:hAnsi="Times New Roman" w:cs="Times New Roman"/>
          <w:sz w:val="24"/>
          <w:szCs w:val="24"/>
        </w:rPr>
        <w:commentReference w:id="193"/>
      </w:r>
      <w:r w:rsidR="5EF04809" w:rsidRPr="7E81279F">
        <w:rPr>
          <w:rFonts w:ascii="Times New Roman" w:hAnsi="Times New Roman" w:cs="Times New Roman"/>
          <w:sz w:val="24"/>
          <w:szCs w:val="24"/>
        </w:rPr>
        <w:t>(</w:t>
      </w:r>
      <w:r w:rsidR="538E7268" w:rsidRPr="7E81279F">
        <w:rPr>
          <w:rFonts w:ascii="Times New Roman" w:hAnsi="Times New Roman" w:cs="Times New Roman"/>
          <w:sz w:val="24"/>
          <w:szCs w:val="24"/>
        </w:rPr>
        <w:t>CAP1</w:t>
      </w:r>
      <w:r w:rsidR="55019302" w:rsidRPr="7E81279F">
        <w:rPr>
          <w:rFonts w:ascii="Times New Roman" w:hAnsi="Times New Roman" w:cs="Times New Roman"/>
          <w:sz w:val="24"/>
          <w:szCs w:val="24"/>
        </w:rPr>
        <w:t>) accounted for 9</w:t>
      </w:r>
      <w:r w:rsidR="04E1020F" w:rsidRPr="7E81279F">
        <w:rPr>
          <w:rFonts w:ascii="Times New Roman" w:hAnsi="Times New Roman" w:cs="Times New Roman"/>
          <w:sz w:val="24"/>
          <w:szCs w:val="24"/>
        </w:rPr>
        <w:t>.17% of total variation</w:t>
      </w:r>
      <w:r w:rsidR="38742C55" w:rsidRPr="7E81279F">
        <w:rPr>
          <w:rFonts w:ascii="Times New Roman" w:hAnsi="Times New Roman" w:cs="Times New Roman"/>
          <w:sz w:val="24"/>
          <w:szCs w:val="24"/>
        </w:rPr>
        <w:t>, suggesting that differences in bee communities are at least partly explained by whether bees were collected in or outside of canola</w:t>
      </w:r>
      <w:r w:rsidR="4A205728" w:rsidRPr="7E81279F">
        <w:rPr>
          <w:rFonts w:ascii="Times New Roman" w:hAnsi="Times New Roman" w:cs="Times New Roman"/>
          <w:sz w:val="24"/>
          <w:szCs w:val="24"/>
        </w:rPr>
        <w:t xml:space="preserve"> fields</w:t>
      </w:r>
      <w:r w:rsidR="04E1020F" w:rsidRPr="7E81279F">
        <w:rPr>
          <w:rFonts w:ascii="Times New Roman" w:hAnsi="Times New Roman" w:cs="Times New Roman"/>
          <w:sz w:val="24"/>
          <w:szCs w:val="24"/>
        </w:rPr>
        <w:t>.</w:t>
      </w:r>
      <w:r w:rsidR="47E42B30" w:rsidRPr="7E81279F">
        <w:rPr>
          <w:rFonts w:ascii="Times New Roman" w:hAnsi="Times New Roman" w:cs="Times New Roman"/>
          <w:sz w:val="24"/>
          <w:szCs w:val="24"/>
        </w:rPr>
        <w:t xml:space="preserve"> The first unconstrained axis (MDS1)</w:t>
      </w:r>
      <w:r w:rsidR="5DEE44F4" w:rsidRPr="7E81279F">
        <w:rPr>
          <w:rFonts w:ascii="Times New Roman" w:hAnsi="Times New Roman" w:cs="Times New Roman"/>
          <w:sz w:val="24"/>
          <w:szCs w:val="24"/>
        </w:rPr>
        <w:t xml:space="preserve"> captured 17.2% of residual variation</w:t>
      </w:r>
      <w:r w:rsidR="65FA07DB" w:rsidRPr="7E81279F">
        <w:rPr>
          <w:rFonts w:ascii="Times New Roman" w:hAnsi="Times New Roman" w:cs="Times New Roman"/>
          <w:sz w:val="24"/>
          <w:szCs w:val="24"/>
        </w:rPr>
        <w:t xml:space="preserve"> (variation not explained by the model predictors</w:t>
      </w:r>
      <w:r w:rsidR="4F231020" w:rsidRPr="7E81279F">
        <w:rPr>
          <w:rFonts w:ascii="Times New Roman" w:hAnsi="Times New Roman" w:cs="Times New Roman"/>
          <w:sz w:val="24"/>
          <w:szCs w:val="24"/>
        </w:rPr>
        <w:t>)</w:t>
      </w:r>
      <w:r w:rsidR="5DEE44F4" w:rsidRPr="7E81279F">
        <w:rPr>
          <w:rFonts w:ascii="Times New Roman" w:hAnsi="Times New Roman" w:cs="Times New Roman"/>
          <w:sz w:val="24"/>
          <w:szCs w:val="24"/>
        </w:rPr>
        <w:t>.</w:t>
      </w:r>
      <w:r w:rsidR="634693E6" w:rsidRPr="7E81279F">
        <w:rPr>
          <w:rFonts w:ascii="Times New Roman" w:hAnsi="Times New Roman" w:cs="Times New Roman"/>
          <w:sz w:val="24"/>
          <w:szCs w:val="24"/>
        </w:rPr>
        <w:t xml:space="preserve"> </w:t>
      </w:r>
    </w:p>
    <w:p w14:paraId="3EAE0C81" w14:textId="38E95567" w:rsidR="3BA5AC1C" w:rsidRPr="00A33121" w:rsidRDefault="1C84F863" w:rsidP="00376DED">
      <w:pPr>
        <w:spacing w:after="0" w:line="480" w:lineRule="auto"/>
        <w:ind w:firstLine="540"/>
        <w:rPr>
          <w:rFonts w:ascii="Times New Roman" w:hAnsi="Times New Roman" w:cs="Times New Roman"/>
          <w:sz w:val="24"/>
          <w:szCs w:val="24"/>
        </w:rPr>
      </w:pPr>
      <w:r w:rsidRPr="00A33121">
        <w:rPr>
          <w:rFonts w:ascii="Times New Roman" w:hAnsi="Times New Roman" w:cs="Times New Roman"/>
          <w:sz w:val="24"/>
          <w:szCs w:val="24"/>
        </w:rPr>
        <w:lastRenderedPageBreak/>
        <w:t>Notably, species vectors</w:t>
      </w:r>
      <w:r w:rsidR="1E9A832D" w:rsidRPr="00A33121">
        <w:rPr>
          <w:rFonts w:ascii="Times New Roman" w:hAnsi="Times New Roman" w:cs="Times New Roman"/>
          <w:sz w:val="24"/>
          <w:szCs w:val="24"/>
        </w:rPr>
        <w:t xml:space="preserve"> for </w:t>
      </w:r>
      <w:r w:rsidR="1E9A832D" w:rsidRPr="00A33121">
        <w:rPr>
          <w:rFonts w:ascii="Times New Roman" w:hAnsi="Times New Roman" w:cs="Times New Roman"/>
          <w:i/>
          <w:iCs/>
          <w:sz w:val="24"/>
          <w:szCs w:val="24"/>
        </w:rPr>
        <w:t>Andrena</w:t>
      </w:r>
      <w:r w:rsidR="1E9A832D" w:rsidRPr="00A33121">
        <w:rPr>
          <w:rFonts w:ascii="Times New Roman" w:hAnsi="Times New Roman" w:cs="Times New Roman"/>
          <w:sz w:val="24"/>
          <w:szCs w:val="24"/>
        </w:rPr>
        <w:t xml:space="preserve"> and </w:t>
      </w:r>
      <w:r w:rsidR="1E9A832D" w:rsidRPr="00A33121">
        <w:rPr>
          <w:rFonts w:ascii="Times New Roman" w:hAnsi="Times New Roman" w:cs="Times New Roman"/>
          <w:i/>
          <w:iCs/>
          <w:sz w:val="24"/>
          <w:szCs w:val="24"/>
        </w:rPr>
        <w:t>Lasioglossum</w:t>
      </w:r>
      <w:r w:rsidR="1E9A832D" w:rsidRPr="00A33121">
        <w:rPr>
          <w:rFonts w:ascii="Times New Roman" w:hAnsi="Times New Roman" w:cs="Times New Roman"/>
          <w:sz w:val="24"/>
          <w:szCs w:val="24"/>
        </w:rPr>
        <w:t xml:space="preserve"> align </w:t>
      </w:r>
      <w:r w:rsidR="07D41C08" w:rsidRPr="242584F6">
        <w:rPr>
          <w:rFonts w:ascii="Times New Roman" w:hAnsi="Times New Roman" w:cs="Times New Roman"/>
          <w:sz w:val="24"/>
          <w:szCs w:val="24"/>
        </w:rPr>
        <w:t xml:space="preserve">with </w:t>
      </w:r>
      <w:r w:rsidR="1E9A832D" w:rsidRPr="00A33121">
        <w:rPr>
          <w:rFonts w:ascii="Times New Roman" w:hAnsi="Times New Roman" w:cs="Times New Roman"/>
          <w:sz w:val="24"/>
          <w:szCs w:val="24"/>
        </w:rPr>
        <w:t>and are strongly loaded</w:t>
      </w:r>
      <w:r w:rsidR="38BBAFF0" w:rsidRPr="00A33121">
        <w:rPr>
          <w:rFonts w:ascii="Times New Roman" w:hAnsi="Times New Roman" w:cs="Times New Roman"/>
          <w:sz w:val="24"/>
          <w:szCs w:val="24"/>
        </w:rPr>
        <w:t xml:space="preserve"> along the canola saturation variable (Figure 4A). This implies that the </w:t>
      </w:r>
      <w:r w:rsidR="521995F7" w:rsidRPr="00A33121">
        <w:rPr>
          <w:rFonts w:ascii="Times New Roman" w:hAnsi="Times New Roman" w:cs="Times New Roman"/>
          <w:sz w:val="24"/>
          <w:szCs w:val="24"/>
        </w:rPr>
        <w:t>abundance of these species declines with increasing canola saturation. A</w:t>
      </w:r>
      <w:r w:rsidR="4C2ED5AD" w:rsidRPr="00A33121">
        <w:rPr>
          <w:rFonts w:ascii="Times New Roman" w:hAnsi="Times New Roman" w:cs="Times New Roman"/>
          <w:sz w:val="24"/>
          <w:szCs w:val="24"/>
        </w:rPr>
        <w:t xml:space="preserve">lternatively, variation in the abundance of </w:t>
      </w:r>
      <w:proofErr w:type="spellStart"/>
      <w:r w:rsidR="4C2ED5AD" w:rsidRPr="00A33121">
        <w:rPr>
          <w:rFonts w:ascii="Times New Roman" w:hAnsi="Times New Roman" w:cs="Times New Roman"/>
          <w:i/>
          <w:iCs/>
          <w:sz w:val="24"/>
          <w:szCs w:val="24"/>
        </w:rPr>
        <w:t>Ceratina</w:t>
      </w:r>
      <w:proofErr w:type="spellEnd"/>
      <w:r w:rsidR="4C2ED5AD" w:rsidRPr="00A33121">
        <w:rPr>
          <w:rFonts w:ascii="Times New Roman" w:hAnsi="Times New Roman" w:cs="Times New Roman"/>
          <w:sz w:val="24"/>
          <w:szCs w:val="24"/>
        </w:rPr>
        <w:t xml:space="preserve">, </w:t>
      </w:r>
      <w:r w:rsidR="4C2ED5AD" w:rsidRPr="00A33121">
        <w:rPr>
          <w:rFonts w:ascii="Times New Roman" w:hAnsi="Times New Roman" w:cs="Times New Roman"/>
          <w:i/>
          <w:iCs/>
          <w:sz w:val="24"/>
          <w:szCs w:val="24"/>
        </w:rPr>
        <w:t>Halictus</w:t>
      </w:r>
      <w:r w:rsidR="4C2ED5AD" w:rsidRPr="00A33121">
        <w:rPr>
          <w:rFonts w:ascii="Times New Roman" w:hAnsi="Times New Roman" w:cs="Times New Roman"/>
          <w:sz w:val="24"/>
          <w:szCs w:val="24"/>
        </w:rPr>
        <w:t xml:space="preserve">, and </w:t>
      </w:r>
      <w:r w:rsidR="4C2ED5AD" w:rsidRPr="00A33121">
        <w:rPr>
          <w:rFonts w:ascii="Times New Roman" w:hAnsi="Times New Roman" w:cs="Times New Roman"/>
          <w:i/>
          <w:iCs/>
          <w:sz w:val="24"/>
          <w:szCs w:val="24"/>
        </w:rPr>
        <w:t>Nomada</w:t>
      </w:r>
      <w:r w:rsidR="4C2ED5AD" w:rsidRPr="00A33121">
        <w:rPr>
          <w:rFonts w:ascii="Times New Roman" w:hAnsi="Times New Roman" w:cs="Times New Roman"/>
          <w:sz w:val="24"/>
          <w:szCs w:val="24"/>
        </w:rPr>
        <w:t xml:space="preserve"> is orthogonal to canola saturation</w:t>
      </w:r>
      <w:r w:rsidR="1C2127A6" w:rsidRPr="00A33121">
        <w:rPr>
          <w:rFonts w:ascii="Times New Roman" w:hAnsi="Times New Roman" w:cs="Times New Roman"/>
          <w:sz w:val="24"/>
          <w:szCs w:val="24"/>
        </w:rPr>
        <w:t xml:space="preserve"> and </w:t>
      </w:r>
      <w:r w:rsidR="00C62CA2">
        <w:rPr>
          <w:rFonts w:ascii="Times New Roman" w:hAnsi="Times New Roman" w:cs="Times New Roman"/>
          <w:sz w:val="24"/>
          <w:szCs w:val="24"/>
        </w:rPr>
        <w:t xml:space="preserve">instead </w:t>
      </w:r>
      <w:r w:rsidR="1C2127A6" w:rsidRPr="00A33121">
        <w:rPr>
          <w:rFonts w:ascii="Times New Roman" w:hAnsi="Times New Roman" w:cs="Times New Roman"/>
          <w:sz w:val="24"/>
          <w:szCs w:val="24"/>
        </w:rPr>
        <w:t xml:space="preserve">correlated with </w:t>
      </w:r>
      <w:commentRangeStart w:id="195"/>
      <w:r w:rsidR="1C2127A6" w:rsidRPr="00A33121">
        <w:rPr>
          <w:rFonts w:ascii="Times New Roman" w:hAnsi="Times New Roman" w:cs="Times New Roman"/>
          <w:sz w:val="24"/>
          <w:szCs w:val="24"/>
        </w:rPr>
        <w:t>separation in the canola collection variable</w:t>
      </w:r>
      <w:commentRangeEnd w:id="195"/>
      <w:r w:rsidR="002C67DB" w:rsidRPr="00A33121">
        <w:rPr>
          <w:rStyle w:val="CommentReference"/>
          <w:rFonts w:ascii="Times New Roman" w:hAnsi="Times New Roman" w:cs="Times New Roman"/>
          <w:sz w:val="24"/>
          <w:szCs w:val="24"/>
        </w:rPr>
        <w:commentReference w:id="195"/>
      </w:r>
      <w:r w:rsidR="5929029E" w:rsidRPr="00A33121">
        <w:rPr>
          <w:rFonts w:ascii="Times New Roman" w:hAnsi="Times New Roman" w:cs="Times New Roman"/>
          <w:sz w:val="24"/>
          <w:szCs w:val="24"/>
        </w:rPr>
        <w:t xml:space="preserve"> (Figure 4A). </w:t>
      </w:r>
      <w:r w:rsidR="00C62CA2">
        <w:rPr>
          <w:rFonts w:ascii="Times New Roman" w:hAnsi="Times New Roman" w:cs="Times New Roman"/>
          <w:sz w:val="24"/>
          <w:szCs w:val="24"/>
        </w:rPr>
        <w:t>V</w:t>
      </w:r>
      <w:r w:rsidR="267734B8" w:rsidRPr="00A33121">
        <w:rPr>
          <w:rFonts w:ascii="Times New Roman" w:hAnsi="Times New Roman" w:cs="Times New Roman"/>
          <w:sz w:val="24"/>
          <w:szCs w:val="24"/>
        </w:rPr>
        <w:t>ariation in plant richness also aligns with the canola collection variable (along the</w:t>
      </w:r>
      <w:r w:rsidR="0529E8A0" w:rsidRPr="00A33121">
        <w:rPr>
          <w:rFonts w:ascii="Times New Roman" w:hAnsi="Times New Roman" w:cs="Times New Roman"/>
          <w:sz w:val="24"/>
          <w:szCs w:val="24"/>
        </w:rPr>
        <w:t xml:space="preserve"> constrained axis)</w:t>
      </w:r>
      <w:r w:rsidR="00C62CA2">
        <w:rPr>
          <w:rFonts w:ascii="Times New Roman" w:hAnsi="Times New Roman" w:cs="Times New Roman"/>
          <w:sz w:val="24"/>
          <w:szCs w:val="24"/>
        </w:rPr>
        <w:t xml:space="preserve"> as predicted</w:t>
      </w:r>
      <w:r w:rsidR="0529E8A0" w:rsidRPr="00A33121">
        <w:rPr>
          <w:rFonts w:ascii="Times New Roman" w:hAnsi="Times New Roman" w:cs="Times New Roman"/>
          <w:sz w:val="24"/>
          <w:szCs w:val="24"/>
        </w:rPr>
        <w:t xml:space="preserve">, where sites outside of canola fields had greater plant </w:t>
      </w:r>
      <w:proofErr w:type="gramStart"/>
      <w:r w:rsidR="32A4606A" w:rsidRPr="00A33121">
        <w:rPr>
          <w:rFonts w:ascii="Times New Roman" w:hAnsi="Times New Roman" w:cs="Times New Roman"/>
          <w:sz w:val="24"/>
          <w:szCs w:val="24"/>
        </w:rPr>
        <w:t>richness;</w:t>
      </w:r>
      <w:proofErr w:type="gramEnd"/>
      <w:r w:rsidR="0529E8A0" w:rsidRPr="00A33121">
        <w:rPr>
          <w:rFonts w:ascii="Times New Roman" w:hAnsi="Times New Roman" w:cs="Times New Roman"/>
          <w:sz w:val="24"/>
          <w:szCs w:val="24"/>
        </w:rPr>
        <w:t xml:space="preserve"> </w:t>
      </w:r>
      <w:ins w:id="196" w:author="Helmreich, Salena" w:date="2026-04-03T15:37:00Z" w16du:dateUtc="2026-04-03T13:37:00Z">
        <w:r w:rsidR="0000050E">
          <w:rPr>
            <w:rFonts w:ascii="Times New Roman" w:hAnsi="Times New Roman" w:cs="Times New Roman"/>
            <w:sz w:val="24"/>
            <w:szCs w:val="24"/>
          </w:rPr>
          <w:t xml:space="preserve">while </w:t>
        </w:r>
      </w:ins>
      <w:r w:rsidR="0529E8A0" w:rsidRPr="00A33121">
        <w:rPr>
          <w:rFonts w:ascii="Times New Roman" w:hAnsi="Times New Roman" w:cs="Times New Roman"/>
          <w:sz w:val="24"/>
          <w:szCs w:val="24"/>
        </w:rPr>
        <w:t xml:space="preserve">sites in canola fields </w:t>
      </w:r>
      <w:r w:rsidR="470B4F2F" w:rsidRPr="00A33121">
        <w:rPr>
          <w:rFonts w:ascii="Times New Roman" w:hAnsi="Times New Roman" w:cs="Times New Roman"/>
          <w:sz w:val="24"/>
          <w:szCs w:val="24"/>
        </w:rPr>
        <w:t>contained only canola</w:t>
      </w:r>
      <w:r w:rsidR="1CAACB1B" w:rsidRPr="00A33121">
        <w:rPr>
          <w:rFonts w:ascii="Times New Roman" w:hAnsi="Times New Roman" w:cs="Times New Roman"/>
          <w:sz w:val="24"/>
          <w:szCs w:val="24"/>
        </w:rPr>
        <w:t xml:space="preserve"> (Figure 4B)</w:t>
      </w:r>
      <w:r w:rsidR="0529E8A0" w:rsidRPr="00A33121">
        <w:rPr>
          <w:rFonts w:ascii="Times New Roman" w:hAnsi="Times New Roman" w:cs="Times New Roman"/>
          <w:sz w:val="24"/>
          <w:szCs w:val="24"/>
        </w:rPr>
        <w:t>.</w:t>
      </w:r>
      <w:r w:rsidR="5731A470" w:rsidRPr="00A33121">
        <w:rPr>
          <w:rFonts w:ascii="Times New Roman" w:hAnsi="Times New Roman" w:cs="Times New Roman"/>
          <w:sz w:val="24"/>
          <w:szCs w:val="24"/>
        </w:rPr>
        <w:t xml:space="preserve"> </w:t>
      </w:r>
      <w:r w:rsidR="3368049D" w:rsidRPr="00A33121">
        <w:rPr>
          <w:rFonts w:ascii="Times New Roman" w:hAnsi="Times New Roman" w:cs="Times New Roman"/>
          <w:sz w:val="24"/>
          <w:szCs w:val="24"/>
        </w:rPr>
        <w:t xml:space="preserve">Nevertheless, the alignment between plant richness and the </w:t>
      </w:r>
      <w:proofErr w:type="spellStart"/>
      <w:r w:rsidR="3368049D" w:rsidRPr="00A33121">
        <w:rPr>
          <w:rFonts w:ascii="Times New Roman" w:hAnsi="Times New Roman" w:cs="Times New Roman"/>
          <w:i/>
          <w:iCs/>
          <w:sz w:val="24"/>
          <w:szCs w:val="24"/>
        </w:rPr>
        <w:t>Ceratina</w:t>
      </w:r>
      <w:proofErr w:type="spellEnd"/>
      <w:r w:rsidR="3368049D" w:rsidRPr="00A33121">
        <w:rPr>
          <w:rFonts w:ascii="Times New Roman" w:hAnsi="Times New Roman" w:cs="Times New Roman"/>
          <w:sz w:val="24"/>
          <w:szCs w:val="24"/>
        </w:rPr>
        <w:t xml:space="preserve">, </w:t>
      </w:r>
      <w:r w:rsidR="3368049D" w:rsidRPr="00A33121">
        <w:rPr>
          <w:rFonts w:ascii="Times New Roman" w:hAnsi="Times New Roman" w:cs="Times New Roman"/>
          <w:i/>
          <w:iCs/>
          <w:sz w:val="24"/>
          <w:szCs w:val="24"/>
        </w:rPr>
        <w:t>Halic</w:t>
      </w:r>
      <w:r w:rsidR="3B8D5CEF" w:rsidRPr="00A33121">
        <w:rPr>
          <w:rFonts w:ascii="Times New Roman" w:hAnsi="Times New Roman" w:cs="Times New Roman"/>
          <w:i/>
          <w:iCs/>
          <w:sz w:val="24"/>
          <w:szCs w:val="24"/>
        </w:rPr>
        <w:t>tus</w:t>
      </w:r>
      <w:r w:rsidR="3B8D5CEF" w:rsidRPr="00A33121">
        <w:rPr>
          <w:rFonts w:ascii="Times New Roman" w:hAnsi="Times New Roman" w:cs="Times New Roman"/>
          <w:sz w:val="24"/>
          <w:szCs w:val="24"/>
        </w:rPr>
        <w:t xml:space="preserve">, and </w:t>
      </w:r>
      <w:r w:rsidR="3B8D5CEF" w:rsidRPr="00A33121">
        <w:rPr>
          <w:rFonts w:ascii="Times New Roman" w:hAnsi="Times New Roman" w:cs="Times New Roman"/>
          <w:i/>
          <w:iCs/>
          <w:sz w:val="24"/>
          <w:szCs w:val="24"/>
        </w:rPr>
        <w:t>Nomada</w:t>
      </w:r>
      <w:r w:rsidR="3B8D5CEF" w:rsidRPr="00A33121">
        <w:rPr>
          <w:rFonts w:ascii="Times New Roman" w:hAnsi="Times New Roman" w:cs="Times New Roman"/>
          <w:sz w:val="24"/>
          <w:szCs w:val="24"/>
        </w:rPr>
        <w:t xml:space="preserve"> vectors indicates these genera increase in abundance with increasing plant richness.</w:t>
      </w:r>
      <w:r w:rsidR="47233513" w:rsidRPr="00A33121">
        <w:rPr>
          <w:rFonts w:ascii="Times New Roman" w:hAnsi="Times New Roman" w:cs="Times New Roman"/>
          <w:sz w:val="24"/>
          <w:szCs w:val="24"/>
        </w:rPr>
        <w:t xml:space="preserve"> The genera, </w:t>
      </w:r>
      <w:r w:rsidR="47233513" w:rsidRPr="00A33121">
        <w:rPr>
          <w:rFonts w:ascii="Times New Roman" w:hAnsi="Times New Roman" w:cs="Times New Roman"/>
          <w:i/>
          <w:iCs/>
          <w:sz w:val="24"/>
          <w:szCs w:val="24"/>
        </w:rPr>
        <w:t>Lasioglossum</w:t>
      </w:r>
      <w:r w:rsidR="47233513" w:rsidRPr="00A33121">
        <w:rPr>
          <w:rFonts w:ascii="Times New Roman" w:hAnsi="Times New Roman" w:cs="Times New Roman"/>
          <w:sz w:val="24"/>
          <w:szCs w:val="24"/>
        </w:rPr>
        <w:t xml:space="preserve"> and </w:t>
      </w:r>
      <w:r w:rsidR="47233513" w:rsidRPr="00A33121">
        <w:rPr>
          <w:rFonts w:ascii="Times New Roman" w:hAnsi="Times New Roman" w:cs="Times New Roman"/>
          <w:i/>
          <w:iCs/>
          <w:sz w:val="24"/>
          <w:szCs w:val="24"/>
        </w:rPr>
        <w:t>Andrena</w:t>
      </w:r>
      <w:r w:rsidR="47233513" w:rsidRPr="00A33121">
        <w:rPr>
          <w:rFonts w:ascii="Times New Roman" w:hAnsi="Times New Roman" w:cs="Times New Roman"/>
          <w:sz w:val="24"/>
          <w:szCs w:val="24"/>
        </w:rPr>
        <w:t xml:space="preserve"> have abundances that are </w:t>
      </w:r>
      <w:r w:rsidR="703A94DE" w:rsidRPr="00A33121">
        <w:rPr>
          <w:rFonts w:ascii="Times New Roman" w:hAnsi="Times New Roman" w:cs="Times New Roman"/>
          <w:sz w:val="24"/>
          <w:szCs w:val="24"/>
        </w:rPr>
        <w:t xml:space="preserve">primarily </w:t>
      </w:r>
      <w:r w:rsidR="47233513" w:rsidRPr="00A33121">
        <w:rPr>
          <w:rFonts w:ascii="Times New Roman" w:hAnsi="Times New Roman" w:cs="Times New Roman"/>
          <w:sz w:val="24"/>
          <w:szCs w:val="24"/>
        </w:rPr>
        <w:t>orthogonal to plan</w:t>
      </w:r>
      <w:r w:rsidR="2FC7A287" w:rsidRPr="00A33121">
        <w:rPr>
          <w:rFonts w:ascii="Times New Roman" w:hAnsi="Times New Roman" w:cs="Times New Roman"/>
          <w:sz w:val="24"/>
          <w:szCs w:val="24"/>
        </w:rPr>
        <w:t>t richness (Figure 4B).</w:t>
      </w:r>
    </w:p>
    <w:p w14:paraId="64479B3B" w14:textId="59923492" w:rsidR="640BB930" w:rsidRDefault="640BB930" w:rsidP="00A33121">
      <w:pPr>
        <w:spacing w:after="0" w:line="480" w:lineRule="auto"/>
        <w:rPr>
          <w:rFonts w:ascii="Times New Roman" w:hAnsi="Times New Roman" w:cs="Times New Roman"/>
          <w:color w:val="0D0D0D" w:themeColor="text1" w:themeTint="F2"/>
          <w:sz w:val="24"/>
          <w:szCs w:val="24"/>
        </w:rPr>
      </w:pPr>
    </w:p>
    <w:p w14:paraId="4E8FAFE6" w14:textId="6B12AD49" w:rsidR="00856E5D" w:rsidRPr="00F8107C" w:rsidRDefault="00201A22" w:rsidP="5803829C">
      <w:pPr>
        <w:keepNext/>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4 | </w:t>
      </w:r>
      <w:r w:rsidR="00937C4B" w:rsidRPr="00F8107C">
        <w:rPr>
          <w:rFonts w:ascii="Times New Roman" w:hAnsi="Times New Roman" w:cs="Times New Roman"/>
          <w:b/>
          <w:bCs/>
          <w:sz w:val="24"/>
          <w:szCs w:val="24"/>
        </w:rPr>
        <w:t>D</w:t>
      </w:r>
      <w:r>
        <w:rPr>
          <w:rFonts w:ascii="Times New Roman" w:hAnsi="Times New Roman" w:cs="Times New Roman"/>
          <w:b/>
          <w:bCs/>
          <w:sz w:val="24"/>
          <w:szCs w:val="24"/>
        </w:rPr>
        <w:t>ISCUSSION</w:t>
      </w:r>
    </w:p>
    <w:p w14:paraId="0457B9DE" w14:textId="033026A6" w:rsidR="00A35778" w:rsidRDefault="00B976BD" w:rsidP="00C219C1">
      <w:pPr>
        <w:spacing w:after="0" w:line="480" w:lineRule="auto"/>
        <w:rPr>
          <w:rFonts w:ascii="Times New Roman" w:hAnsi="Times New Roman" w:cs="Times New Roman"/>
          <w:color w:val="000000" w:themeColor="text1"/>
          <w:sz w:val="24"/>
          <w:szCs w:val="24"/>
        </w:rPr>
      </w:pPr>
      <w:r>
        <w:rPr>
          <w:rFonts w:ascii="Times New Roman" w:hAnsi="Times New Roman" w:cs="Times New Roman"/>
          <w:color w:val="0D0D0D" w:themeColor="text1" w:themeTint="F2"/>
          <w:sz w:val="24"/>
          <w:szCs w:val="24"/>
        </w:rPr>
        <w:t>M</w:t>
      </w:r>
      <w:r w:rsidR="00856E5D" w:rsidRPr="00E42DCB">
        <w:rPr>
          <w:rFonts w:ascii="Times New Roman" w:hAnsi="Times New Roman" w:cs="Times New Roman"/>
          <w:color w:val="0D0D0D" w:themeColor="text1" w:themeTint="F2"/>
          <w:sz w:val="24"/>
          <w:szCs w:val="24"/>
        </w:rPr>
        <w:t xml:space="preserve">any studies </w:t>
      </w:r>
      <w:r w:rsidR="00EE1835">
        <w:rPr>
          <w:rFonts w:ascii="Times New Roman" w:hAnsi="Times New Roman" w:cs="Times New Roman"/>
          <w:color w:val="0D0D0D" w:themeColor="text1" w:themeTint="F2"/>
          <w:sz w:val="24"/>
          <w:szCs w:val="24"/>
        </w:rPr>
        <w:t xml:space="preserve">that </w:t>
      </w:r>
      <w:r w:rsidR="00856E5D" w:rsidRPr="00E42DCB">
        <w:rPr>
          <w:rFonts w:ascii="Times New Roman" w:hAnsi="Times New Roman" w:cs="Times New Roman"/>
          <w:color w:val="0D0D0D" w:themeColor="text1" w:themeTint="F2"/>
          <w:sz w:val="24"/>
          <w:szCs w:val="24"/>
        </w:rPr>
        <w:t xml:space="preserve">assess </w:t>
      </w:r>
      <w:r w:rsidR="00EE1835">
        <w:rPr>
          <w:rFonts w:ascii="Times New Roman" w:hAnsi="Times New Roman" w:cs="Times New Roman"/>
          <w:color w:val="0D0D0D" w:themeColor="text1" w:themeTint="F2"/>
          <w:sz w:val="24"/>
          <w:szCs w:val="24"/>
        </w:rPr>
        <w:t xml:space="preserve">effects of </w:t>
      </w:r>
      <w:r w:rsidR="00856E5D" w:rsidRPr="00E42DCB">
        <w:rPr>
          <w:rFonts w:ascii="Times New Roman" w:hAnsi="Times New Roman" w:cs="Times New Roman"/>
          <w:color w:val="0D0D0D" w:themeColor="text1" w:themeTint="F2"/>
          <w:sz w:val="24"/>
          <w:szCs w:val="24"/>
        </w:rPr>
        <w:t xml:space="preserve">canola </w:t>
      </w:r>
      <w:r w:rsidR="00D80F0F">
        <w:rPr>
          <w:rFonts w:ascii="Times New Roman" w:hAnsi="Times New Roman" w:cs="Times New Roman"/>
          <w:color w:val="0D0D0D" w:themeColor="text1" w:themeTint="F2"/>
          <w:sz w:val="24"/>
          <w:szCs w:val="24"/>
        </w:rPr>
        <w:t xml:space="preserve">or other </w:t>
      </w:r>
      <w:del w:id="197" w:author="Helmreich, Salena" w:date="2026-04-03T11:23:00Z" w16du:dateUtc="2026-04-03T09:23:00Z">
        <w:r w:rsidR="00D80F0F" w:rsidDel="00EE2E48">
          <w:rPr>
            <w:rFonts w:ascii="Times New Roman" w:hAnsi="Times New Roman" w:cs="Times New Roman"/>
            <w:color w:val="0D0D0D" w:themeColor="text1" w:themeTint="F2"/>
            <w:sz w:val="24"/>
            <w:szCs w:val="24"/>
          </w:rPr>
          <w:delText xml:space="preserve">pulse </w:delText>
        </w:r>
      </w:del>
      <w:ins w:id="198" w:author="Helmreich, Salena" w:date="2026-04-03T11:23:00Z" w16du:dateUtc="2026-04-03T09:23:00Z">
        <w:r w:rsidR="00EE2E48">
          <w:rPr>
            <w:rFonts w:ascii="Times New Roman" w:hAnsi="Times New Roman" w:cs="Times New Roman"/>
            <w:color w:val="0D0D0D" w:themeColor="text1" w:themeTint="F2"/>
            <w:sz w:val="24"/>
            <w:szCs w:val="24"/>
          </w:rPr>
          <w:t xml:space="preserve">mass </w:t>
        </w:r>
      </w:ins>
      <w:r w:rsidR="00D80F0F">
        <w:rPr>
          <w:rFonts w:ascii="Times New Roman" w:hAnsi="Times New Roman" w:cs="Times New Roman"/>
          <w:color w:val="0D0D0D" w:themeColor="text1" w:themeTint="F2"/>
          <w:sz w:val="24"/>
          <w:szCs w:val="24"/>
        </w:rPr>
        <w:t xml:space="preserve">blooming crops have </w:t>
      </w:r>
      <w:r w:rsidR="00EE1835">
        <w:rPr>
          <w:rFonts w:ascii="Times New Roman" w:hAnsi="Times New Roman" w:cs="Times New Roman"/>
          <w:color w:val="0D0D0D" w:themeColor="text1" w:themeTint="F2"/>
          <w:sz w:val="24"/>
          <w:szCs w:val="24"/>
        </w:rPr>
        <w:t>focus</w:t>
      </w:r>
      <w:ins w:id="199" w:author="Helmreich, Salena" w:date="2026-04-03T15:37:00Z" w16du:dateUtc="2026-04-03T13:37:00Z">
        <w:r w:rsidR="0000050E">
          <w:rPr>
            <w:rFonts w:ascii="Times New Roman" w:hAnsi="Times New Roman" w:cs="Times New Roman"/>
            <w:color w:val="0D0D0D" w:themeColor="text1" w:themeTint="F2"/>
            <w:sz w:val="24"/>
            <w:szCs w:val="24"/>
          </w:rPr>
          <w:t>ed</w:t>
        </w:r>
      </w:ins>
      <w:r w:rsidR="00EE1835">
        <w:rPr>
          <w:rFonts w:ascii="Times New Roman" w:hAnsi="Times New Roman" w:cs="Times New Roman"/>
          <w:color w:val="0D0D0D" w:themeColor="text1" w:themeTint="F2"/>
          <w:sz w:val="24"/>
          <w:szCs w:val="24"/>
        </w:rPr>
        <w:t xml:space="preserve"> on wild</w:t>
      </w:r>
      <w:r w:rsidR="00D80F0F">
        <w:rPr>
          <w:rFonts w:ascii="Times New Roman" w:hAnsi="Times New Roman" w:cs="Times New Roman"/>
          <w:color w:val="0D0D0D" w:themeColor="text1" w:themeTint="F2"/>
          <w:sz w:val="24"/>
          <w:szCs w:val="24"/>
        </w:rPr>
        <w:t xml:space="preserve"> </w:t>
      </w:r>
      <w:r w:rsidR="00856E5D" w:rsidRPr="00E42DCB">
        <w:rPr>
          <w:rFonts w:ascii="Times New Roman" w:hAnsi="Times New Roman" w:cs="Times New Roman"/>
          <w:color w:val="0D0D0D" w:themeColor="text1" w:themeTint="F2"/>
          <w:sz w:val="24"/>
          <w:szCs w:val="24"/>
        </w:rPr>
        <w:t>bee communities with the goal of improving crop pollinat</w:t>
      </w:r>
      <w:r w:rsidR="00296188">
        <w:rPr>
          <w:rFonts w:ascii="Times New Roman" w:hAnsi="Times New Roman" w:cs="Times New Roman"/>
          <w:color w:val="0D0D0D" w:themeColor="text1" w:themeTint="F2"/>
          <w:sz w:val="24"/>
          <w:szCs w:val="24"/>
        </w:rPr>
        <w:t>ion</w:t>
      </w:r>
      <w:r w:rsidR="00856E5D" w:rsidRPr="00E42DCB">
        <w:rPr>
          <w:rFonts w:ascii="Times New Roman" w:hAnsi="Times New Roman" w:cs="Times New Roman"/>
          <w:color w:val="0D0D0D" w:themeColor="text1" w:themeTint="F2"/>
          <w:sz w:val="24"/>
          <w:szCs w:val="24"/>
        </w:rPr>
        <w:t xml:space="preserve"> </w:t>
      </w:r>
      <w:r w:rsidR="002531B3" w:rsidRPr="006064C8">
        <w:rPr>
          <w:rFonts w:ascii="Times New Roman" w:hAnsi="Times New Roman" w:cs="Times New Roman"/>
          <w:color w:val="000000"/>
          <w:kern w:val="0"/>
          <w:sz w:val="24"/>
          <w:szCs w:val="24"/>
        </w:rPr>
        <w:t>(</w:t>
      </w:r>
      <w:proofErr w:type="spellStart"/>
      <w:r w:rsidR="002531B3" w:rsidRPr="006064C8">
        <w:rPr>
          <w:rFonts w:ascii="Times New Roman" w:hAnsi="Times New Roman" w:cs="Times New Roman"/>
          <w:color w:val="000000"/>
          <w:kern w:val="0"/>
          <w:sz w:val="24"/>
          <w:szCs w:val="24"/>
        </w:rPr>
        <w:t>Bänsch</w:t>
      </w:r>
      <w:proofErr w:type="spellEnd"/>
      <w:r w:rsidR="002531B3" w:rsidRPr="006064C8">
        <w:rPr>
          <w:rFonts w:ascii="Times New Roman" w:hAnsi="Times New Roman" w:cs="Times New Roman"/>
          <w:color w:val="000000"/>
          <w:kern w:val="0"/>
          <w:sz w:val="24"/>
          <w:szCs w:val="24"/>
        </w:rPr>
        <w:t xml:space="preserve"> et al.</w:t>
      </w:r>
      <w:r w:rsidR="0000225B">
        <w:rPr>
          <w:rFonts w:ascii="Times New Roman" w:hAnsi="Times New Roman" w:cs="Times New Roman"/>
          <w:color w:val="000000"/>
          <w:kern w:val="0"/>
          <w:sz w:val="24"/>
          <w:szCs w:val="24"/>
        </w:rPr>
        <w:t>,</w:t>
      </w:r>
      <w:r w:rsidR="002531B3" w:rsidRPr="006064C8">
        <w:rPr>
          <w:rFonts w:ascii="Times New Roman" w:hAnsi="Times New Roman" w:cs="Times New Roman"/>
          <w:color w:val="000000"/>
          <w:kern w:val="0"/>
          <w:sz w:val="24"/>
          <w:szCs w:val="24"/>
        </w:rPr>
        <w:t xml:space="preserve"> 2021</w:t>
      </w:r>
      <w:r w:rsidR="00421494">
        <w:rPr>
          <w:rFonts w:ascii="Times New Roman" w:hAnsi="Times New Roman" w:cs="Times New Roman"/>
          <w:color w:val="000000"/>
          <w:kern w:val="0"/>
          <w:sz w:val="24"/>
          <w:szCs w:val="24"/>
        </w:rPr>
        <w:t>;</w:t>
      </w:r>
      <w:r w:rsidR="002531B3" w:rsidRPr="006064C8">
        <w:rPr>
          <w:rFonts w:ascii="Times New Roman" w:hAnsi="Times New Roman" w:cs="Times New Roman"/>
          <w:color w:val="000000"/>
          <w:kern w:val="0"/>
          <w:sz w:val="24"/>
          <w:szCs w:val="24"/>
        </w:rPr>
        <w:t xml:space="preserve"> </w:t>
      </w:r>
      <w:r w:rsidR="00EE1835">
        <w:rPr>
          <w:rFonts w:ascii="Times New Roman" w:hAnsi="Times New Roman" w:cs="Times New Roman"/>
          <w:color w:val="000000"/>
          <w:kern w:val="0"/>
          <w:sz w:val="24"/>
          <w:szCs w:val="24"/>
        </w:rPr>
        <w:t>Lichtenberg et al., 2023; Olsson et al., 2025</w:t>
      </w:r>
      <w:r w:rsidR="002531B3" w:rsidRPr="006064C8">
        <w:rPr>
          <w:rFonts w:ascii="Times New Roman" w:hAnsi="Times New Roman" w:cs="Times New Roman"/>
          <w:color w:val="000000"/>
          <w:kern w:val="0"/>
          <w:sz w:val="24"/>
          <w:szCs w:val="24"/>
        </w:rPr>
        <w:t>)</w:t>
      </w:r>
      <w:r w:rsidR="005933C9">
        <w:rPr>
          <w:rFonts w:ascii="Times New Roman" w:hAnsi="Times New Roman" w:cs="Times New Roman"/>
          <w:color w:val="0D0D0D" w:themeColor="text1" w:themeTint="F2"/>
          <w:sz w:val="24"/>
          <w:szCs w:val="24"/>
        </w:rPr>
        <w:t>.</w:t>
      </w:r>
      <w:r w:rsidR="00856E5D" w:rsidRPr="00E42DCB">
        <w:rPr>
          <w:rFonts w:ascii="Times New Roman" w:hAnsi="Times New Roman" w:cs="Times New Roman"/>
          <w:color w:val="0D0D0D" w:themeColor="text1" w:themeTint="F2"/>
          <w:sz w:val="24"/>
          <w:szCs w:val="24"/>
        </w:rPr>
        <w:t xml:space="preserve"> </w:t>
      </w:r>
      <w:r w:rsidR="00D80F0F">
        <w:rPr>
          <w:rFonts w:ascii="Times New Roman" w:hAnsi="Times New Roman" w:cs="Times New Roman"/>
          <w:color w:val="0D0D0D" w:themeColor="text1" w:themeTint="F2"/>
          <w:sz w:val="24"/>
          <w:szCs w:val="24"/>
        </w:rPr>
        <w:t xml:space="preserve">Yet, </w:t>
      </w:r>
      <w:r w:rsidR="00856E5D" w:rsidRPr="00E42DCB">
        <w:rPr>
          <w:rFonts w:ascii="Times New Roman" w:hAnsi="Times New Roman" w:cs="Times New Roman"/>
          <w:color w:val="0D0D0D" w:themeColor="text1" w:themeTint="F2"/>
          <w:sz w:val="24"/>
          <w:szCs w:val="24"/>
        </w:rPr>
        <w:t xml:space="preserve">few </w:t>
      </w:r>
      <w:r w:rsidR="00A35778">
        <w:rPr>
          <w:rFonts w:ascii="Times New Roman" w:hAnsi="Times New Roman" w:cs="Times New Roman"/>
          <w:color w:val="0D0D0D" w:themeColor="text1" w:themeTint="F2"/>
          <w:sz w:val="24"/>
          <w:szCs w:val="24"/>
        </w:rPr>
        <w:t xml:space="preserve">studies </w:t>
      </w:r>
      <w:r w:rsidR="00EE1835">
        <w:rPr>
          <w:rFonts w:ascii="Times New Roman" w:hAnsi="Times New Roman" w:cs="Times New Roman"/>
          <w:color w:val="0D0D0D" w:themeColor="text1" w:themeTint="F2"/>
          <w:sz w:val="24"/>
          <w:szCs w:val="24"/>
        </w:rPr>
        <w:t xml:space="preserve">have </w:t>
      </w:r>
      <w:r w:rsidR="00856E5D" w:rsidRPr="00E42DCB">
        <w:rPr>
          <w:rFonts w:ascii="Times New Roman" w:hAnsi="Times New Roman" w:cs="Times New Roman"/>
          <w:color w:val="0D0D0D" w:themeColor="text1" w:themeTint="F2"/>
          <w:sz w:val="24"/>
          <w:szCs w:val="24"/>
        </w:rPr>
        <w:t>examine</w:t>
      </w:r>
      <w:r w:rsidR="00EE1835">
        <w:rPr>
          <w:rFonts w:ascii="Times New Roman" w:hAnsi="Times New Roman" w:cs="Times New Roman"/>
          <w:color w:val="0D0D0D" w:themeColor="text1" w:themeTint="F2"/>
          <w:sz w:val="24"/>
          <w:szCs w:val="24"/>
        </w:rPr>
        <w:t>d</w:t>
      </w:r>
      <w:r w:rsidR="00856E5D" w:rsidRPr="00E42DCB">
        <w:rPr>
          <w:rFonts w:ascii="Times New Roman" w:hAnsi="Times New Roman" w:cs="Times New Roman"/>
          <w:color w:val="0D0D0D" w:themeColor="text1" w:themeTint="F2"/>
          <w:sz w:val="24"/>
          <w:szCs w:val="24"/>
        </w:rPr>
        <w:t xml:space="preserve"> how </w:t>
      </w:r>
      <w:r w:rsidR="00D80F0F">
        <w:rPr>
          <w:rFonts w:ascii="Times New Roman" w:hAnsi="Times New Roman" w:cs="Times New Roman"/>
          <w:color w:val="0D0D0D" w:themeColor="text1" w:themeTint="F2"/>
          <w:sz w:val="24"/>
          <w:szCs w:val="24"/>
        </w:rPr>
        <w:t xml:space="preserve">the health of individual </w:t>
      </w:r>
      <w:r w:rsidR="00856E5D" w:rsidRPr="00E42DCB">
        <w:rPr>
          <w:rFonts w:ascii="Times New Roman" w:hAnsi="Times New Roman" w:cs="Times New Roman"/>
          <w:color w:val="0D0D0D" w:themeColor="text1" w:themeTint="F2"/>
          <w:sz w:val="24"/>
          <w:szCs w:val="24"/>
        </w:rPr>
        <w:t xml:space="preserve">bees within natural landscapes </w:t>
      </w:r>
      <w:r w:rsidR="00A35778">
        <w:rPr>
          <w:rFonts w:ascii="Times New Roman" w:hAnsi="Times New Roman" w:cs="Times New Roman"/>
          <w:color w:val="0D0D0D" w:themeColor="text1" w:themeTint="F2"/>
          <w:sz w:val="24"/>
          <w:szCs w:val="24"/>
        </w:rPr>
        <w:t>is</w:t>
      </w:r>
      <w:r w:rsidR="00856E5D" w:rsidRPr="00E42DCB">
        <w:rPr>
          <w:rFonts w:ascii="Times New Roman" w:hAnsi="Times New Roman" w:cs="Times New Roman"/>
          <w:color w:val="0D0D0D" w:themeColor="text1" w:themeTint="F2"/>
          <w:sz w:val="24"/>
          <w:szCs w:val="24"/>
        </w:rPr>
        <w:t xml:space="preserve"> affected by nearby mass-blooming crops</w:t>
      </w:r>
      <w:r w:rsidR="005B3B5C">
        <w:rPr>
          <w:rFonts w:ascii="Times New Roman" w:hAnsi="Times New Roman" w:cs="Times New Roman"/>
          <w:color w:val="0D0D0D" w:themeColor="text1" w:themeTint="F2"/>
          <w:sz w:val="24"/>
          <w:szCs w:val="24"/>
        </w:rPr>
        <w:t xml:space="preserve"> </w:t>
      </w:r>
      <w:r w:rsidR="00EE4DA2" w:rsidRPr="00B73B51">
        <w:rPr>
          <w:rFonts w:ascii="Times New Roman" w:hAnsi="Times New Roman" w:cs="Times New Roman"/>
          <w:color w:val="000000"/>
          <w:kern w:val="0"/>
          <w:sz w:val="24"/>
          <w:szCs w:val="24"/>
        </w:rPr>
        <w:t>(</w:t>
      </w:r>
      <w:r w:rsidR="00EE1835">
        <w:rPr>
          <w:rFonts w:ascii="Times New Roman" w:hAnsi="Times New Roman" w:cs="Times New Roman"/>
          <w:color w:val="000000"/>
          <w:kern w:val="0"/>
          <w:sz w:val="24"/>
          <w:szCs w:val="24"/>
        </w:rPr>
        <w:t xml:space="preserve">but see </w:t>
      </w:r>
      <w:proofErr w:type="spellStart"/>
      <w:r w:rsidR="00EE4DA2" w:rsidRPr="00B73B51">
        <w:rPr>
          <w:rFonts w:ascii="Times New Roman" w:hAnsi="Times New Roman" w:cs="Times New Roman"/>
          <w:color w:val="000000"/>
          <w:kern w:val="0"/>
          <w:sz w:val="24"/>
          <w:szCs w:val="24"/>
        </w:rPr>
        <w:t>Diekötter</w:t>
      </w:r>
      <w:proofErr w:type="spellEnd"/>
      <w:r w:rsidR="00EE4DA2" w:rsidRPr="00B73B51">
        <w:rPr>
          <w:rFonts w:ascii="Times New Roman" w:hAnsi="Times New Roman" w:cs="Times New Roman"/>
          <w:color w:val="000000"/>
          <w:kern w:val="0"/>
          <w:sz w:val="24"/>
          <w:szCs w:val="24"/>
        </w:rPr>
        <w:t xml:space="preserve"> et al.</w:t>
      </w:r>
      <w:r w:rsidR="0000225B">
        <w:rPr>
          <w:rFonts w:ascii="Times New Roman" w:hAnsi="Times New Roman" w:cs="Times New Roman"/>
          <w:color w:val="000000"/>
          <w:kern w:val="0"/>
          <w:sz w:val="24"/>
          <w:szCs w:val="24"/>
        </w:rPr>
        <w:t>,</w:t>
      </w:r>
      <w:r w:rsidR="00EE4DA2" w:rsidRPr="00B73B51">
        <w:rPr>
          <w:rFonts w:ascii="Times New Roman" w:hAnsi="Times New Roman" w:cs="Times New Roman"/>
          <w:color w:val="000000"/>
          <w:kern w:val="0"/>
          <w:sz w:val="24"/>
          <w:szCs w:val="24"/>
        </w:rPr>
        <w:t xml:space="preserve"> 2010</w:t>
      </w:r>
      <w:r w:rsidR="00F80CE7">
        <w:rPr>
          <w:rFonts w:ascii="Times New Roman" w:hAnsi="Times New Roman" w:cs="Times New Roman"/>
          <w:color w:val="000000"/>
          <w:kern w:val="0"/>
          <w:sz w:val="24"/>
          <w:szCs w:val="24"/>
        </w:rPr>
        <w:t xml:space="preserve">; </w:t>
      </w:r>
      <w:r w:rsidR="00EE4DA2" w:rsidRPr="00B73B51">
        <w:rPr>
          <w:rFonts w:ascii="Times New Roman" w:hAnsi="Times New Roman" w:cs="Times New Roman"/>
          <w:color w:val="000000"/>
          <w:kern w:val="0"/>
          <w:sz w:val="24"/>
          <w:szCs w:val="24"/>
        </w:rPr>
        <w:t>Hanley et al.</w:t>
      </w:r>
      <w:r w:rsidR="0000225B">
        <w:rPr>
          <w:rFonts w:ascii="Times New Roman" w:hAnsi="Times New Roman" w:cs="Times New Roman"/>
          <w:color w:val="000000"/>
          <w:kern w:val="0"/>
          <w:sz w:val="24"/>
          <w:szCs w:val="24"/>
        </w:rPr>
        <w:t>,</w:t>
      </w:r>
      <w:r w:rsidR="00EE4DA2" w:rsidRPr="00B73B51">
        <w:rPr>
          <w:rFonts w:ascii="Times New Roman" w:hAnsi="Times New Roman" w:cs="Times New Roman"/>
          <w:color w:val="000000"/>
          <w:kern w:val="0"/>
          <w:sz w:val="24"/>
          <w:szCs w:val="24"/>
        </w:rPr>
        <w:t xml:space="preserve"> 2011)</w:t>
      </w:r>
      <w:r w:rsidR="00F613AD">
        <w:rPr>
          <w:rFonts w:ascii="Times New Roman" w:hAnsi="Times New Roman" w:cs="Times New Roman"/>
          <w:color w:val="0D0D0D" w:themeColor="text1" w:themeTint="F2"/>
          <w:sz w:val="24"/>
          <w:szCs w:val="24"/>
        </w:rPr>
        <w:t>.</w:t>
      </w:r>
      <w:r w:rsidR="7B2374DD" w:rsidRPr="2C55CF33">
        <w:rPr>
          <w:rFonts w:ascii="Times New Roman" w:hAnsi="Times New Roman" w:cs="Times New Roman"/>
          <w:color w:val="000000" w:themeColor="text1"/>
          <w:sz w:val="24"/>
          <w:szCs w:val="24"/>
        </w:rPr>
        <w:t xml:space="preserve"> Our results </w:t>
      </w:r>
      <w:r w:rsidR="0CD5BBC3" w:rsidRPr="2C55CF33">
        <w:rPr>
          <w:rFonts w:ascii="Times New Roman" w:hAnsi="Times New Roman" w:cs="Times New Roman"/>
          <w:color w:val="000000" w:themeColor="text1"/>
          <w:sz w:val="24"/>
          <w:szCs w:val="24"/>
        </w:rPr>
        <w:t>suggest</w:t>
      </w:r>
      <w:r w:rsidR="7B2374DD" w:rsidRPr="2C55CF33">
        <w:rPr>
          <w:rFonts w:ascii="Times New Roman" w:hAnsi="Times New Roman" w:cs="Times New Roman"/>
          <w:color w:val="000000" w:themeColor="text1"/>
          <w:sz w:val="24"/>
          <w:szCs w:val="24"/>
        </w:rPr>
        <w:t xml:space="preserve"> canola may act as</w:t>
      </w:r>
      <w:r w:rsidR="6DE0473C" w:rsidRPr="2C55CF33">
        <w:rPr>
          <w:rFonts w:ascii="Times New Roman" w:hAnsi="Times New Roman" w:cs="Times New Roman"/>
          <w:color w:val="000000" w:themeColor="text1"/>
          <w:sz w:val="24"/>
          <w:szCs w:val="24"/>
        </w:rPr>
        <w:t xml:space="preserve"> </w:t>
      </w:r>
      <w:r w:rsidR="6DE0473C" w:rsidRPr="40798B28">
        <w:rPr>
          <w:rFonts w:ascii="Times New Roman" w:hAnsi="Times New Roman" w:cs="Times New Roman"/>
          <w:color w:val="000000" w:themeColor="text1"/>
          <w:sz w:val="24"/>
          <w:szCs w:val="24"/>
        </w:rPr>
        <w:t>both</w:t>
      </w:r>
      <w:r w:rsidR="7B2374DD" w:rsidRPr="2C55CF33">
        <w:rPr>
          <w:rFonts w:ascii="Times New Roman" w:hAnsi="Times New Roman" w:cs="Times New Roman"/>
          <w:color w:val="000000" w:themeColor="text1"/>
          <w:sz w:val="24"/>
          <w:szCs w:val="24"/>
        </w:rPr>
        <w:t xml:space="preserve"> a resource and a </w:t>
      </w:r>
      <w:r w:rsidR="2AF20065" w:rsidRPr="2C55CF33">
        <w:rPr>
          <w:rFonts w:ascii="Times New Roman" w:hAnsi="Times New Roman" w:cs="Times New Roman"/>
          <w:color w:val="000000" w:themeColor="text1"/>
          <w:sz w:val="24"/>
          <w:szCs w:val="24"/>
        </w:rPr>
        <w:t>constraint</w:t>
      </w:r>
      <w:r w:rsidR="7B2374DD" w:rsidRPr="2C55CF33">
        <w:rPr>
          <w:rFonts w:ascii="Times New Roman" w:hAnsi="Times New Roman" w:cs="Times New Roman"/>
          <w:color w:val="000000" w:themeColor="text1"/>
          <w:sz w:val="24"/>
          <w:szCs w:val="24"/>
        </w:rPr>
        <w:t xml:space="preserve"> </w:t>
      </w:r>
      <w:r w:rsidR="3739EAEF" w:rsidRPr="2C55CF33">
        <w:rPr>
          <w:rFonts w:ascii="Times New Roman" w:hAnsi="Times New Roman" w:cs="Times New Roman"/>
          <w:color w:val="000000" w:themeColor="text1"/>
          <w:sz w:val="24"/>
          <w:szCs w:val="24"/>
        </w:rPr>
        <w:t>to bee populations.</w:t>
      </w:r>
      <w:r w:rsidR="1E9988C5" w:rsidRPr="2C55CF33">
        <w:rPr>
          <w:rFonts w:ascii="Times New Roman" w:hAnsi="Times New Roman" w:cs="Times New Roman"/>
          <w:color w:val="000000" w:themeColor="text1"/>
          <w:sz w:val="24"/>
          <w:szCs w:val="24"/>
        </w:rPr>
        <w:t xml:space="preserve"> </w:t>
      </w:r>
      <w:r w:rsidR="00D80F0F">
        <w:rPr>
          <w:rFonts w:ascii="Times New Roman" w:hAnsi="Times New Roman" w:cs="Times New Roman"/>
          <w:color w:val="000000" w:themeColor="text1"/>
          <w:sz w:val="24"/>
          <w:szCs w:val="24"/>
        </w:rPr>
        <w:t>B</w:t>
      </w:r>
      <w:r w:rsidR="1E9988C5" w:rsidRPr="2C55CF33">
        <w:rPr>
          <w:rFonts w:ascii="Times New Roman" w:hAnsi="Times New Roman" w:cs="Times New Roman"/>
          <w:color w:val="000000" w:themeColor="text1"/>
          <w:sz w:val="24"/>
          <w:szCs w:val="24"/>
        </w:rPr>
        <w:t xml:space="preserve">ees tended to have larger head widths </w:t>
      </w:r>
      <w:r w:rsidR="00F80CE7">
        <w:rPr>
          <w:rFonts w:ascii="Times New Roman" w:hAnsi="Times New Roman" w:cs="Times New Roman"/>
          <w:color w:val="000000" w:themeColor="text1"/>
          <w:sz w:val="24"/>
          <w:szCs w:val="24"/>
        </w:rPr>
        <w:t>at sampling sites inside</w:t>
      </w:r>
      <w:r w:rsidR="1E9988C5" w:rsidRPr="2C55CF33">
        <w:rPr>
          <w:rFonts w:ascii="Times New Roman" w:hAnsi="Times New Roman" w:cs="Times New Roman"/>
          <w:color w:val="000000" w:themeColor="text1"/>
          <w:sz w:val="24"/>
          <w:szCs w:val="24"/>
        </w:rPr>
        <w:t xml:space="preserve"> canola fields</w:t>
      </w:r>
      <w:r w:rsidR="00D80F0F">
        <w:rPr>
          <w:rFonts w:ascii="Times New Roman" w:hAnsi="Times New Roman" w:cs="Times New Roman"/>
          <w:color w:val="000000" w:themeColor="text1"/>
          <w:sz w:val="24"/>
          <w:szCs w:val="24"/>
        </w:rPr>
        <w:t xml:space="preserve">, consistent </w:t>
      </w:r>
      <w:r w:rsidR="31ACD414" w:rsidRPr="2C55CF33">
        <w:rPr>
          <w:rFonts w:ascii="Times New Roman" w:hAnsi="Times New Roman" w:cs="Times New Roman"/>
          <w:color w:val="000000" w:themeColor="text1"/>
          <w:sz w:val="24"/>
          <w:szCs w:val="24"/>
        </w:rPr>
        <w:t xml:space="preserve">with increased growth associated with mass-blooming crops </w:t>
      </w:r>
      <w:r w:rsidR="00725362">
        <w:rPr>
          <w:rFonts w:ascii="Times New Roman" w:hAnsi="Times New Roman" w:cs="Times New Roman"/>
          <w:noProof/>
          <w:color w:val="000000" w:themeColor="text1"/>
          <w:sz w:val="24"/>
          <w:szCs w:val="24"/>
        </w:rPr>
        <w:t>(Westphal et al.</w:t>
      </w:r>
      <w:r w:rsidR="00F80CE7">
        <w:rPr>
          <w:rFonts w:ascii="Times New Roman" w:hAnsi="Times New Roman" w:cs="Times New Roman"/>
          <w:noProof/>
          <w:color w:val="000000" w:themeColor="text1"/>
          <w:sz w:val="24"/>
          <w:szCs w:val="24"/>
        </w:rPr>
        <w:t>,</w:t>
      </w:r>
      <w:r w:rsidR="00725362">
        <w:rPr>
          <w:rFonts w:ascii="Times New Roman" w:hAnsi="Times New Roman" w:cs="Times New Roman"/>
          <w:noProof/>
          <w:color w:val="000000" w:themeColor="text1"/>
          <w:sz w:val="24"/>
          <w:szCs w:val="24"/>
        </w:rPr>
        <w:t xml:space="preserve"> 2009)</w:t>
      </w:r>
      <w:r w:rsidR="00725362" w:rsidRPr="2C55CF33">
        <w:rPr>
          <w:rFonts w:ascii="Times New Roman" w:hAnsi="Times New Roman" w:cs="Times New Roman"/>
          <w:color w:val="000000" w:themeColor="text1"/>
          <w:sz w:val="24"/>
          <w:szCs w:val="24"/>
        </w:rPr>
        <w:t>.</w:t>
      </w:r>
      <w:r w:rsidR="31ACD414" w:rsidRPr="2C55CF33">
        <w:rPr>
          <w:rFonts w:ascii="Times New Roman" w:hAnsi="Times New Roman" w:cs="Times New Roman"/>
          <w:color w:val="000000" w:themeColor="text1"/>
          <w:sz w:val="24"/>
          <w:szCs w:val="24"/>
        </w:rPr>
        <w:t xml:space="preserve"> </w:t>
      </w:r>
      <w:r w:rsidR="69440CBC" w:rsidRPr="2C55CF33">
        <w:rPr>
          <w:rFonts w:ascii="Times New Roman" w:hAnsi="Times New Roman" w:cs="Times New Roman"/>
          <w:color w:val="000000" w:themeColor="text1"/>
          <w:sz w:val="24"/>
          <w:szCs w:val="24"/>
        </w:rPr>
        <w:t xml:space="preserve">However, as canola became more abundant in </w:t>
      </w:r>
      <w:r w:rsidR="00F80CE7">
        <w:rPr>
          <w:rFonts w:ascii="Times New Roman" w:hAnsi="Times New Roman" w:cs="Times New Roman"/>
          <w:color w:val="000000" w:themeColor="text1"/>
          <w:sz w:val="24"/>
          <w:szCs w:val="24"/>
        </w:rPr>
        <w:t xml:space="preserve">the broader </w:t>
      </w:r>
      <w:r w:rsidR="69440CBC" w:rsidRPr="2C55CF33">
        <w:rPr>
          <w:rFonts w:ascii="Times New Roman" w:hAnsi="Times New Roman" w:cs="Times New Roman"/>
          <w:color w:val="000000" w:themeColor="text1"/>
          <w:sz w:val="24"/>
          <w:szCs w:val="24"/>
        </w:rPr>
        <w:t>landscape, head width declined</w:t>
      </w:r>
      <w:r w:rsidR="158220A5" w:rsidRPr="2C55CF33">
        <w:rPr>
          <w:rFonts w:ascii="Times New Roman" w:hAnsi="Times New Roman" w:cs="Times New Roman"/>
          <w:color w:val="000000" w:themeColor="text1"/>
          <w:sz w:val="24"/>
          <w:szCs w:val="24"/>
        </w:rPr>
        <w:t xml:space="preserve"> for bees collected in canola</w:t>
      </w:r>
      <w:r w:rsidR="00A35778">
        <w:rPr>
          <w:rFonts w:ascii="Times New Roman" w:hAnsi="Times New Roman" w:cs="Times New Roman"/>
          <w:color w:val="000000" w:themeColor="text1"/>
          <w:sz w:val="24"/>
          <w:szCs w:val="24"/>
        </w:rPr>
        <w:t xml:space="preserve">. </w:t>
      </w:r>
      <w:commentRangeStart w:id="200"/>
      <w:r w:rsidR="00A35778">
        <w:rPr>
          <w:rFonts w:ascii="Times New Roman" w:hAnsi="Times New Roman" w:cs="Times New Roman"/>
          <w:color w:val="000000" w:themeColor="text1"/>
          <w:sz w:val="24"/>
          <w:szCs w:val="24"/>
        </w:rPr>
        <w:t xml:space="preserve">Head widths were also </w:t>
      </w:r>
      <w:r w:rsidR="1630F53D" w:rsidRPr="2C55CF33">
        <w:rPr>
          <w:rFonts w:ascii="Times New Roman" w:hAnsi="Times New Roman" w:cs="Times New Roman"/>
          <w:color w:val="000000" w:themeColor="text1"/>
          <w:sz w:val="24"/>
          <w:szCs w:val="24"/>
        </w:rPr>
        <w:t xml:space="preserve">greatest when bees were collected in canola fields that had sparse canola </w:t>
      </w:r>
      <w:r w:rsidR="00F80CE7">
        <w:rPr>
          <w:rFonts w:ascii="Times New Roman" w:hAnsi="Times New Roman" w:cs="Times New Roman"/>
          <w:color w:val="000000" w:themeColor="text1"/>
          <w:sz w:val="24"/>
          <w:szCs w:val="24"/>
        </w:rPr>
        <w:t xml:space="preserve">saturation </w:t>
      </w:r>
      <w:r w:rsidR="1630F53D" w:rsidRPr="2C55CF33">
        <w:rPr>
          <w:rFonts w:ascii="Times New Roman" w:hAnsi="Times New Roman" w:cs="Times New Roman"/>
          <w:color w:val="000000" w:themeColor="text1"/>
          <w:sz w:val="24"/>
          <w:szCs w:val="24"/>
        </w:rPr>
        <w:t>in the landscape</w:t>
      </w:r>
      <w:commentRangeEnd w:id="200"/>
      <w:r w:rsidR="0000050E" w:rsidRPr="2C55CF33">
        <w:rPr>
          <w:rStyle w:val="CommentReference"/>
          <w:rFonts w:ascii="Times New Roman" w:hAnsi="Times New Roman" w:cs="Times New Roman"/>
          <w:color w:val="000000" w:themeColor="text1"/>
          <w:sz w:val="24"/>
          <w:szCs w:val="24"/>
        </w:rPr>
        <w:commentReference w:id="200"/>
      </w:r>
      <w:r w:rsidR="1630F53D" w:rsidRPr="2C55CF33">
        <w:rPr>
          <w:rFonts w:ascii="Times New Roman" w:hAnsi="Times New Roman" w:cs="Times New Roman"/>
          <w:color w:val="000000" w:themeColor="text1"/>
          <w:sz w:val="24"/>
          <w:szCs w:val="24"/>
        </w:rPr>
        <w:t xml:space="preserve">. </w:t>
      </w:r>
      <w:r w:rsidR="44DE3F8A" w:rsidRPr="2C55CF33">
        <w:rPr>
          <w:rFonts w:ascii="Times New Roman" w:hAnsi="Times New Roman" w:cs="Times New Roman"/>
          <w:color w:val="000000" w:themeColor="text1"/>
          <w:sz w:val="24"/>
          <w:szCs w:val="24"/>
        </w:rPr>
        <w:t>We interpret th</w:t>
      </w:r>
      <w:r w:rsidR="00D80F0F">
        <w:rPr>
          <w:rFonts w:ascii="Times New Roman" w:hAnsi="Times New Roman" w:cs="Times New Roman"/>
          <w:color w:val="000000" w:themeColor="text1"/>
          <w:sz w:val="24"/>
          <w:szCs w:val="24"/>
        </w:rPr>
        <w:t>e</w:t>
      </w:r>
      <w:r w:rsidR="44DE3F8A" w:rsidRPr="2C55CF33">
        <w:rPr>
          <w:rFonts w:ascii="Times New Roman" w:hAnsi="Times New Roman" w:cs="Times New Roman"/>
          <w:color w:val="000000" w:themeColor="text1"/>
          <w:sz w:val="24"/>
          <w:szCs w:val="24"/>
        </w:rPr>
        <w:t>s</w:t>
      </w:r>
      <w:r w:rsidR="00D80F0F">
        <w:rPr>
          <w:rFonts w:ascii="Times New Roman" w:hAnsi="Times New Roman" w:cs="Times New Roman"/>
          <w:color w:val="000000" w:themeColor="text1"/>
          <w:sz w:val="24"/>
          <w:szCs w:val="24"/>
        </w:rPr>
        <w:t>e</w:t>
      </w:r>
      <w:r w:rsidR="44DE3F8A" w:rsidRPr="2C55CF33">
        <w:rPr>
          <w:rFonts w:ascii="Times New Roman" w:hAnsi="Times New Roman" w:cs="Times New Roman"/>
          <w:color w:val="000000" w:themeColor="text1"/>
          <w:sz w:val="24"/>
          <w:szCs w:val="24"/>
        </w:rPr>
        <w:t xml:space="preserve"> </w:t>
      </w:r>
      <w:r w:rsidR="44DE3F8A" w:rsidRPr="2C55CF33">
        <w:rPr>
          <w:rFonts w:ascii="Times New Roman" w:hAnsi="Times New Roman" w:cs="Times New Roman"/>
          <w:color w:val="000000" w:themeColor="text1"/>
          <w:sz w:val="24"/>
          <w:szCs w:val="24"/>
        </w:rPr>
        <w:lastRenderedPageBreak/>
        <w:t>interaction</w:t>
      </w:r>
      <w:r w:rsidR="00A35778">
        <w:rPr>
          <w:rFonts w:ascii="Times New Roman" w:hAnsi="Times New Roman" w:cs="Times New Roman"/>
          <w:color w:val="000000" w:themeColor="text1"/>
          <w:sz w:val="24"/>
          <w:szCs w:val="24"/>
        </w:rPr>
        <w:t>s</w:t>
      </w:r>
      <w:r w:rsidR="44DE3F8A" w:rsidRPr="2C55CF33">
        <w:rPr>
          <w:rFonts w:ascii="Times New Roman" w:hAnsi="Times New Roman" w:cs="Times New Roman"/>
          <w:color w:val="000000" w:themeColor="text1"/>
          <w:sz w:val="24"/>
          <w:szCs w:val="24"/>
        </w:rPr>
        <w:t xml:space="preserve"> as </w:t>
      </w:r>
      <w:r w:rsidR="002A0FFE">
        <w:rPr>
          <w:rFonts w:ascii="Times New Roman" w:hAnsi="Times New Roman" w:cs="Times New Roman"/>
          <w:color w:val="000000" w:themeColor="text1"/>
          <w:sz w:val="24"/>
          <w:szCs w:val="24"/>
        </w:rPr>
        <w:t>r</w:t>
      </w:r>
      <w:r w:rsidR="5627F467" w:rsidRPr="2C55CF33">
        <w:rPr>
          <w:rFonts w:ascii="Times New Roman" w:hAnsi="Times New Roman" w:cs="Times New Roman"/>
          <w:color w:val="000000" w:themeColor="text1"/>
          <w:sz w:val="24"/>
          <w:szCs w:val="24"/>
        </w:rPr>
        <w:t>e</w:t>
      </w:r>
      <w:r w:rsidR="00D80F0F">
        <w:rPr>
          <w:rFonts w:ascii="Times New Roman" w:hAnsi="Times New Roman" w:cs="Times New Roman"/>
          <w:color w:val="000000" w:themeColor="text1"/>
          <w:sz w:val="24"/>
          <w:szCs w:val="24"/>
        </w:rPr>
        <w:t>flecti</w:t>
      </w:r>
      <w:r w:rsidR="00296188">
        <w:rPr>
          <w:rFonts w:ascii="Times New Roman" w:hAnsi="Times New Roman" w:cs="Times New Roman"/>
          <w:color w:val="000000" w:themeColor="text1"/>
          <w:sz w:val="24"/>
          <w:szCs w:val="24"/>
        </w:rPr>
        <w:t>ng</w:t>
      </w:r>
      <w:r w:rsidR="5627F467" w:rsidRPr="2C55CF33">
        <w:rPr>
          <w:rFonts w:ascii="Times New Roman" w:hAnsi="Times New Roman" w:cs="Times New Roman"/>
          <w:color w:val="000000" w:themeColor="text1"/>
          <w:sz w:val="24"/>
          <w:szCs w:val="24"/>
        </w:rPr>
        <w:t xml:space="preserve"> optimal </w:t>
      </w:r>
      <w:r w:rsidR="00A35778">
        <w:rPr>
          <w:rFonts w:ascii="Times New Roman" w:hAnsi="Times New Roman" w:cs="Times New Roman"/>
          <w:color w:val="000000" w:themeColor="text1"/>
          <w:sz w:val="24"/>
          <w:szCs w:val="24"/>
        </w:rPr>
        <w:t>nutrition</w:t>
      </w:r>
      <w:r w:rsidR="00D80F0F">
        <w:rPr>
          <w:rFonts w:ascii="Times New Roman" w:hAnsi="Times New Roman" w:cs="Times New Roman"/>
          <w:color w:val="000000" w:themeColor="text1"/>
          <w:sz w:val="24"/>
          <w:szCs w:val="24"/>
        </w:rPr>
        <w:t xml:space="preserve">; </w:t>
      </w:r>
      <w:r w:rsidR="5627F467" w:rsidRPr="2C55CF33">
        <w:rPr>
          <w:rFonts w:ascii="Times New Roman" w:hAnsi="Times New Roman" w:cs="Times New Roman"/>
          <w:color w:val="000000" w:themeColor="text1"/>
          <w:sz w:val="24"/>
          <w:szCs w:val="24"/>
        </w:rPr>
        <w:t>bees</w:t>
      </w:r>
      <w:r w:rsidR="00D80F0F">
        <w:rPr>
          <w:rFonts w:ascii="Times New Roman" w:hAnsi="Times New Roman" w:cs="Times New Roman"/>
          <w:color w:val="000000" w:themeColor="text1"/>
          <w:sz w:val="24"/>
          <w:szCs w:val="24"/>
        </w:rPr>
        <w:t xml:space="preserve"> </w:t>
      </w:r>
      <w:r w:rsidR="00296188">
        <w:rPr>
          <w:rFonts w:ascii="Times New Roman" w:hAnsi="Times New Roman" w:cs="Times New Roman"/>
          <w:color w:val="000000" w:themeColor="text1"/>
          <w:sz w:val="24"/>
          <w:szCs w:val="24"/>
        </w:rPr>
        <w:t xml:space="preserve">in </w:t>
      </w:r>
      <w:r w:rsidR="5627F467" w:rsidRPr="2C55CF33">
        <w:rPr>
          <w:rFonts w:ascii="Times New Roman" w:hAnsi="Times New Roman" w:cs="Times New Roman"/>
          <w:color w:val="000000" w:themeColor="text1"/>
          <w:sz w:val="24"/>
          <w:szCs w:val="24"/>
        </w:rPr>
        <w:t>diverse</w:t>
      </w:r>
      <w:r w:rsidR="00A35778">
        <w:rPr>
          <w:rFonts w:ascii="Times New Roman" w:hAnsi="Times New Roman" w:cs="Times New Roman"/>
          <w:color w:val="000000" w:themeColor="text1"/>
          <w:sz w:val="24"/>
          <w:szCs w:val="24"/>
        </w:rPr>
        <w:t xml:space="preserve"> and</w:t>
      </w:r>
      <w:r w:rsidR="5627F467" w:rsidRPr="2C55CF33">
        <w:rPr>
          <w:rFonts w:ascii="Times New Roman" w:hAnsi="Times New Roman" w:cs="Times New Roman"/>
          <w:color w:val="000000" w:themeColor="text1"/>
          <w:sz w:val="24"/>
          <w:szCs w:val="24"/>
        </w:rPr>
        <w:t xml:space="preserve"> heterogeneous landscapes </w:t>
      </w:r>
      <w:r w:rsidR="00D80F0F">
        <w:rPr>
          <w:rFonts w:ascii="Times New Roman" w:hAnsi="Times New Roman" w:cs="Times New Roman"/>
          <w:color w:val="000000" w:themeColor="text1"/>
          <w:sz w:val="24"/>
          <w:szCs w:val="24"/>
        </w:rPr>
        <w:t xml:space="preserve">with </w:t>
      </w:r>
      <w:r w:rsidR="60958E09" w:rsidRPr="2C55CF33">
        <w:rPr>
          <w:rFonts w:ascii="Times New Roman" w:hAnsi="Times New Roman" w:cs="Times New Roman"/>
          <w:color w:val="000000" w:themeColor="text1"/>
          <w:sz w:val="24"/>
          <w:szCs w:val="24"/>
        </w:rPr>
        <w:t>access to canola, even in sparse amounts, may have increased nutrition</w:t>
      </w:r>
      <w:r w:rsidR="00296188">
        <w:rPr>
          <w:rFonts w:ascii="Times New Roman" w:hAnsi="Times New Roman" w:cs="Times New Roman"/>
          <w:color w:val="000000" w:themeColor="text1"/>
          <w:sz w:val="24"/>
          <w:szCs w:val="24"/>
        </w:rPr>
        <w:t xml:space="preserve"> </w:t>
      </w:r>
      <w:r w:rsidR="7C739A43">
        <w:rPr>
          <w:rFonts w:ascii="Times New Roman" w:hAnsi="Times New Roman" w:cs="Times New Roman"/>
          <w:color w:val="000000" w:themeColor="text1"/>
          <w:sz w:val="24"/>
          <w:szCs w:val="24"/>
        </w:rPr>
        <w:t>compared to</w:t>
      </w:r>
      <w:r w:rsidR="00296188">
        <w:rPr>
          <w:rFonts w:ascii="Times New Roman" w:hAnsi="Times New Roman" w:cs="Times New Roman"/>
          <w:color w:val="000000" w:themeColor="text1"/>
          <w:sz w:val="24"/>
          <w:szCs w:val="24"/>
        </w:rPr>
        <w:t xml:space="preserve"> bees in landscapes </w:t>
      </w:r>
      <w:r w:rsidR="2B340C7A" w:rsidRPr="2C55CF33">
        <w:rPr>
          <w:rFonts w:ascii="Times New Roman" w:hAnsi="Times New Roman" w:cs="Times New Roman"/>
          <w:color w:val="000000" w:themeColor="text1"/>
          <w:sz w:val="24"/>
          <w:szCs w:val="24"/>
        </w:rPr>
        <w:t>devoid of canola.</w:t>
      </w:r>
      <w:r w:rsidR="7002BE73" w:rsidRPr="2C55CF33">
        <w:rPr>
          <w:rFonts w:ascii="Times New Roman" w:hAnsi="Times New Roman" w:cs="Times New Roman"/>
          <w:color w:val="000000" w:themeColor="text1"/>
          <w:sz w:val="24"/>
          <w:szCs w:val="24"/>
        </w:rPr>
        <w:t xml:space="preserve"> </w:t>
      </w:r>
      <w:r w:rsidR="00D80F0F">
        <w:rPr>
          <w:rFonts w:ascii="Times New Roman" w:hAnsi="Times New Roman" w:cs="Times New Roman"/>
          <w:color w:val="000000" w:themeColor="text1"/>
          <w:sz w:val="24"/>
          <w:szCs w:val="24"/>
        </w:rPr>
        <w:t>However, a</w:t>
      </w:r>
      <w:r w:rsidR="00D80F0F" w:rsidRPr="2C55CF33">
        <w:rPr>
          <w:rFonts w:ascii="Times New Roman" w:hAnsi="Times New Roman" w:cs="Times New Roman"/>
          <w:color w:val="000000" w:themeColor="text1"/>
          <w:sz w:val="24"/>
          <w:szCs w:val="24"/>
        </w:rPr>
        <w:t xml:space="preserve">s </w:t>
      </w:r>
      <w:r w:rsidR="62DF9A3A" w:rsidRPr="2C55CF33">
        <w:rPr>
          <w:rFonts w:ascii="Times New Roman" w:hAnsi="Times New Roman" w:cs="Times New Roman"/>
          <w:color w:val="000000" w:themeColor="text1"/>
          <w:sz w:val="24"/>
          <w:szCs w:val="24"/>
        </w:rPr>
        <w:t xml:space="preserve">canola </w:t>
      </w:r>
      <w:r w:rsidR="00A35778">
        <w:rPr>
          <w:rFonts w:ascii="Times New Roman" w:hAnsi="Times New Roman" w:cs="Times New Roman"/>
          <w:color w:val="000000" w:themeColor="text1"/>
          <w:sz w:val="24"/>
          <w:szCs w:val="24"/>
        </w:rPr>
        <w:t xml:space="preserve">acreage </w:t>
      </w:r>
      <w:r w:rsidR="62DF9A3A" w:rsidRPr="2C55CF33">
        <w:rPr>
          <w:rFonts w:ascii="Times New Roman" w:hAnsi="Times New Roman" w:cs="Times New Roman"/>
          <w:color w:val="000000" w:themeColor="text1"/>
          <w:sz w:val="24"/>
          <w:szCs w:val="24"/>
        </w:rPr>
        <w:t>increases,</w:t>
      </w:r>
      <w:r w:rsidR="31ACD414" w:rsidRPr="2C55CF33">
        <w:rPr>
          <w:rFonts w:ascii="Times New Roman" w:hAnsi="Times New Roman" w:cs="Times New Roman"/>
          <w:color w:val="000000" w:themeColor="text1"/>
          <w:sz w:val="24"/>
          <w:szCs w:val="24"/>
        </w:rPr>
        <w:t xml:space="preserve"> </w:t>
      </w:r>
      <w:r w:rsidR="217667C2" w:rsidRPr="2C55CF33">
        <w:rPr>
          <w:rFonts w:ascii="Times New Roman" w:hAnsi="Times New Roman" w:cs="Times New Roman"/>
          <w:color w:val="000000" w:themeColor="text1"/>
          <w:sz w:val="24"/>
          <w:szCs w:val="24"/>
        </w:rPr>
        <w:t xml:space="preserve">it displaces </w:t>
      </w:r>
      <w:r w:rsidR="00296188">
        <w:rPr>
          <w:rFonts w:ascii="Times New Roman" w:hAnsi="Times New Roman" w:cs="Times New Roman"/>
          <w:color w:val="000000" w:themeColor="text1"/>
          <w:sz w:val="24"/>
          <w:szCs w:val="24"/>
        </w:rPr>
        <w:t xml:space="preserve">diverse </w:t>
      </w:r>
      <w:r w:rsidR="217667C2" w:rsidRPr="2C55CF33">
        <w:rPr>
          <w:rFonts w:ascii="Times New Roman" w:hAnsi="Times New Roman" w:cs="Times New Roman"/>
          <w:color w:val="000000" w:themeColor="text1"/>
          <w:sz w:val="24"/>
          <w:szCs w:val="24"/>
        </w:rPr>
        <w:t>native</w:t>
      </w:r>
      <w:r w:rsidR="00296188">
        <w:rPr>
          <w:rFonts w:ascii="Times New Roman" w:hAnsi="Times New Roman" w:cs="Times New Roman"/>
          <w:color w:val="000000" w:themeColor="text1"/>
          <w:sz w:val="24"/>
          <w:szCs w:val="24"/>
        </w:rPr>
        <w:t xml:space="preserve"> </w:t>
      </w:r>
      <w:r w:rsidR="217667C2" w:rsidRPr="2C55CF33">
        <w:rPr>
          <w:rFonts w:ascii="Times New Roman" w:hAnsi="Times New Roman" w:cs="Times New Roman"/>
          <w:color w:val="000000" w:themeColor="text1"/>
          <w:sz w:val="24"/>
          <w:szCs w:val="24"/>
        </w:rPr>
        <w:t>plant communities</w:t>
      </w:r>
      <w:r w:rsidR="00EB5A65">
        <w:rPr>
          <w:rFonts w:ascii="Times New Roman" w:hAnsi="Times New Roman" w:cs="Times New Roman"/>
          <w:color w:val="000000" w:themeColor="text1"/>
          <w:sz w:val="24"/>
          <w:szCs w:val="24"/>
        </w:rPr>
        <w:t xml:space="preserve"> </w:t>
      </w:r>
      <w:r w:rsidR="00EB5A65">
        <w:rPr>
          <w:rFonts w:ascii="Times New Roman" w:hAnsi="Times New Roman" w:cs="Times New Roman"/>
          <w:noProof/>
          <w:color w:val="000000" w:themeColor="text1"/>
          <w:sz w:val="24"/>
          <w:szCs w:val="24"/>
        </w:rPr>
        <w:t>(Cohen et al.</w:t>
      </w:r>
      <w:r w:rsidR="00F80CE7">
        <w:rPr>
          <w:rFonts w:ascii="Times New Roman" w:hAnsi="Times New Roman" w:cs="Times New Roman"/>
          <w:noProof/>
          <w:color w:val="000000" w:themeColor="text1"/>
          <w:sz w:val="24"/>
          <w:szCs w:val="24"/>
        </w:rPr>
        <w:t>,</w:t>
      </w:r>
      <w:r w:rsidR="00EB5A65">
        <w:rPr>
          <w:rFonts w:ascii="Times New Roman" w:hAnsi="Times New Roman" w:cs="Times New Roman"/>
          <w:noProof/>
          <w:color w:val="000000" w:themeColor="text1"/>
          <w:sz w:val="24"/>
          <w:szCs w:val="24"/>
        </w:rPr>
        <w:t xml:space="preserve"> 2021)</w:t>
      </w:r>
      <w:r w:rsidR="217667C2" w:rsidRPr="2C55CF33">
        <w:rPr>
          <w:rFonts w:ascii="Times New Roman" w:hAnsi="Times New Roman" w:cs="Times New Roman"/>
          <w:color w:val="000000" w:themeColor="text1"/>
          <w:sz w:val="24"/>
          <w:szCs w:val="24"/>
        </w:rPr>
        <w:t>,</w:t>
      </w:r>
      <w:r w:rsidR="00D80F0F">
        <w:rPr>
          <w:rFonts w:ascii="Times New Roman" w:hAnsi="Times New Roman" w:cs="Times New Roman"/>
          <w:color w:val="000000" w:themeColor="text1"/>
          <w:sz w:val="24"/>
          <w:szCs w:val="24"/>
        </w:rPr>
        <w:t xml:space="preserve"> which may offset </w:t>
      </w:r>
      <w:r w:rsidR="00A35778">
        <w:rPr>
          <w:rFonts w:ascii="Times New Roman" w:hAnsi="Times New Roman" w:cs="Times New Roman"/>
          <w:color w:val="000000" w:themeColor="text1"/>
          <w:sz w:val="24"/>
          <w:szCs w:val="24"/>
        </w:rPr>
        <w:t>the value of its</w:t>
      </w:r>
      <w:r w:rsidR="217667C2" w:rsidRPr="2C55CF33">
        <w:rPr>
          <w:rFonts w:ascii="Times New Roman" w:hAnsi="Times New Roman" w:cs="Times New Roman"/>
          <w:color w:val="000000" w:themeColor="text1"/>
          <w:sz w:val="24"/>
          <w:szCs w:val="24"/>
        </w:rPr>
        <w:t xml:space="preserve"> nutritional pulse</w:t>
      </w:r>
      <w:r w:rsidR="00725362" w:rsidRPr="2C55CF33">
        <w:rPr>
          <w:rFonts w:ascii="Times New Roman" w:hAnsi="Times New Roman" w:cs="Times New Roman"/>
          <w:color w:val="000000" w:themeColor="text1"/>
          <w:sz w:val="24"/>
          <w:szCs w:val="24"/>
        </w:rPr>
        <w:t>.</w:t>
      </w:r>
      <w:r w:rsidR="7002BE73" w:rsidRPr="2C55CF33">
        <w:rPr>
          <w:rFonts w:ascii="Times New Roman" w:hAnsi="Times New Roman" w:cs="Times New Roman"/>
          <w:color w:val="000000" w:themeColor="text1"/>
          <w:sz w:val="24"/>
          <w:szCs w:val="24"/>
        </w:rPr>
        <w:t xml:space="preserve"> </w:t>
      </w:r>
    </w:p>
    <w:p w14:paraId="003B1004" w14:textId="7A561E1B" w:rsidR="007C4948" w:rsidRPr="00A33121" w:rsidRDefault="00AF127A" w:rsidP="00A35778">
      <w:pPr>
        <w:spacing w:after="0" w:line="480" w:lineRule="auto"/>
        <w:ind w:firstLine="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0052339B">
        <w:rPr>
          <w:rFonts w:ascii="Times New Roman" w:hAnsi="Times New Roman" w:cs="Times New Roman"/>
          <w:color w:val="000000" w:themeColor="text1"/>
          <w:sz w:val="24"/>
          <w:szCs w:val="24"/>
        </w:rPr>
        <w:t xml:space="preserve"> </w:t>
      </w:r>
      <w:r w:rsidR="00A10485">
        <w:rPr>
          <w:rFonts w:ascii="Times New Roman" w:hAnsi="Times New Roman" w:cs="Times New Roman"/>
          <w:color w:val="000000" w:themeColor="text1"/>
          <w:sz w:val="24"/>
          <w:szCs w:val="24"/>
        </w:rPr>
        <w:t xml:space="preserve">greater diversity of floral resources and native plants </w:t>
      </w:r>
      <w:r w:rsidR="00A35778">
        <w:rPr>
          <w:rFonts w:ascii="Times New Roman" w:hAnsi="Times New Roman" w:cs="Times New Roman"/>
          <w:color w:val="000000" w:themeColor="text1"/>
          <w:sz w:val="24"/>
          <w:szCs w:val="24"/>
        </w:rPr>
        <w:t xml:space="preserve">often </w:t>
      </w:r>
      <w:r w:rsidR="00A10485">
        <w:rPr>
          <w:rFonts w:ascii="Times New Roman" w:hAnsi="Times New Roman" w:cs="Times New Roman"/>
          <w:color w:val="000000" w:themeColor="text1"/>
          <w:sz w:val="24"/>
          <w:szCs w:val="24"/>
        </w:rPr>
        <w:t>support</w:t>
      </w:r>
      <w:r w:rsidR="00A35778">
        <w:rPr>
          <w:rFonts w:ascii="Times New Roman" w:hAnsi="Times New Roman" w:cs="Times New Roman"/>
          <w:color w:val="000000" w:themeColor="text1"/>
          <w:sz w:val="24"/>
          <w:szCs w:val="24"/>
        </w:rPr>
        <w:t>s</w:t>
      </w:r>
      <w:r w:rsidR="00A10485">
        <w:rPr>
          <w:rFonts w:ascii="Times New Roman" w:hAnsi="Times New Roman" w:cs="Times New Roman"/>
          <w:color w:val="000000" w:themeColor="text1"/>
          <w:sz w:val="24"/>
          <w:szCs w:val="24"/>
        </w:rPr>
        <w:t xml:space="preserve"> larger bodied bee</w:t>
      </w:r>
      <w:r w:rsidR="00296188">
        <w:rPr>
          <w:rFonts w:ascii="Times New Roman" w:hAnsi="Times New Roman" w:cs="Times New Roman"/>
          <w:color w:val="000000" w:themeColor="text1"/>
          <w:sz w:val="24"/>
          <w:szCs w:val="24"/>
        </w:rPr>
        <w:t xml:space="preserve"> specie</w:t>
      </w:r>
      <w:r w:rsidR="00A35778">
        <w:rPr>
          <w:rFonts w:ascii="Times New Roman" w:hAnsi="Times New Roman" w:cs="Times New Roman"/>
          <w:color w:val="000000" w:themeColor="text1"/>
          <w:sz w:val="24"/>
          <w:szCs w:val="24"/>
        </w:rPr>
        <w:t xml:space="preserve">s </w:t>
      </w:r>
      <w:r w:rsidR="00295056">
        <w:rPr>
          <w:rFonts w:ascii="Times New Roman" w:hAnsi="Times New Roman" w:cs="Times New Roman"/>
          <w:noProof/>
          <w:color w:val="000000" w:themeColor="text1"/>
          <w:sz w:val="24"/>
          <w:szCs w:val="24"/>
        </w:rPr>
        <w:t>(Grab et al.</w:t>
      </w:r>
      <w:r w:rsidR="00F80CE7">
        <w:rPr>
          <w:rFonts w:ascii="Times New Roman" w:hAnsi="Times New Roman" w:cs="Times New Roman"/>
          <w:noProof/>
          <w:color w:val="000000" w:themeColor="text1"/>
          <w:sz w:val="24"/>
          <w:szCs w:val="24"/>
        </w:rPr>
        <w:t>,</w:t>
      </w:r>
      <w:r w:rsidR="00295056">
        <w:rPr>
          <w:rFonts w:ascii="Times New Roman" w:hAnsi="Times New Roman" w:cs="Times New Roman"/>
          <w:noProof/>
          <w:color w:val="000000" w:themeColor="text1"/>
          <w:sz w:val="24"/>
          <w:szCs w:val="24"/>
        </w:rPr>
        <w:t xml:space="preserve"> 2019)</w:t>
      </w:r>
      <w:r w:rsidR="00A35778">
        <w:rPr>
          <w:rFonts w:ascii="Times New Roman" w:hAnsi="Times New Roman" w:cs="Times New Roman"/>
          <w:color w:val="000000" w:themeColor="text1"/>
          <w:sz w:val="24"/>
          <w:szCs w:val="24"/>
        </w:rPr>
        <w:t xml:space="preserve">, and </w:t>
      </w:r>
      <w:r w:rsidR="00BC614B">
        <w:rPr>
          <w:rFonts w:ascii="Times New Roman" w:hAnsi="Times New Roman" w:cs="Times New Roman"/>
          <w:color w:val="000000" w:themeColor="text1"/>
          <w:sz w:val="24"/>
          <w:szCs w:val="24"/>
        </w:rPr>
        <w:t>bumble</w:t>
      </w:r>
      <w:r w:rsidR="00571E28">
        <w:rPr>
          <w:rFonts w:ascii="Times New Roman" w:hAnsi="Times New Roman" w:cs="Times New Roman"/>
          <w:color w:val="000000" w:themeColor="text1"/>
          <w:sz w:val="24"/>
          <w:szCs w:val="24"/>
        </w:rPr>
        <w:t xml:space="preserve"> </w:t>
      </w:r>
      <w:r w:rsidR="00BC614B">
        <w:rPr>
          <w:rFonts w:ascii="Times New Roman" w:hAnsi="Times New Roman" w:cs="Times New Roman"/>
          <w:color w:val="000000" w:themeColor="text1"/>
          <w:sz w:val="24"/>
          <w:szCs w:val="24"/>
        </w:rPr>
        <w:t xml:space="preserve">bees </w:t>
      </w:r>
      <w:r w:rsidR="00715E34">
        <w:rPr>
          <w:rFonts w:ascii="Times New Roman" w:hAnsi="Times New Roman" w:cs="Times New Roman"/>
          <w:color w:val="000000" w:themeColor="text1"/>
          <w:sz w:val="24"/>
          <w:szCs w:val="24"/>
        </w:rPr>
        <w:t>produce larger workers in more complex landscapes</w:t>
      </w:r>
      <w:r w:rsidR="00A35778">
        <w:rPr>
          <w:rFonts w:ascii="Times New Roman" w:hAnsi="Times New Roman" w:cs="Times New Roman"/>
          <w:color w:val="000000" w:themeColor="text1"/>
          <w:sz w:val="24"/>
          <w:szCs w:val="24"/>
        </w:rPr>
        <w:t xml:space="preserve"> </w:t>
      </w:r>
      <w:r w:rsidR="00F65688">
        <w:rPr>
          <w:rFonts w:ascii="Times New Roman" w:hAnsi="Times New Roman" w:cs="Times New Roman"/>
          <w:noProof/>
          <w:color w:val="000000" w:themeColor="text1"/>
          <w:sz w:val="24"/>
          <w:szCs w:val="24"/>
        </w:rPr>
        <w:t xml:space="preserve">(Persson </w:t>
      </w:r>
      <w:r w:rsidR="00F80CE7">
        <w:rPr>
          <w:rFonts w:ascii="Times New Roman" w:hAnsi="Times New Roman" w:cs="Times New Roman"/>
          <w:noProof/>
          <w:color w:val="000000" w:themeColor="text1"/>
          <w:sz w:val="24"/>
          <w:szCs w:val="24"/>
        </w:rPr>
        <w:t>&amp;</w:t>
      </w:r>
      <w:r w:rsidR="00F65688">
        <w:rPr>
          <w:rFonts w:ascii="Times New Roman" w:hAnsi="Times New Roman" w:cs="Times New Roman"/>
          <w:noProof/>
          <w:color w:val="000000" w:themeColor="text1"/>
          <w:sz w:val="24"/>
          <w:szCs w:val="24"/>
        </w:rPr>
        <w:t xml:space="preserve"> Smith</w:t>
      </w:r>
      <w:r w:rsidR="00F80CE7">
        <w:rPr>
          <w:rFonts w:ascii="Times New Roman" w:hAnsi="Times New Roman" w:cs="Times New Roman"/>
          <w:noProof/>
          <w:color w:val="000000" w:themeColor="text1"/>
          <w:sz w:val="24"/>
          <w:szCs w:val="24"/>
        </w:rPr>
        <w:t>,</w:t>
      </w:r>
      <w:r w:rsidR="00F65688">
        <w:rPr>
          <w:rFonts w:ascii="Times New Roman" w:hAnsi="Times New Roman" w:cs="Times New Roman"/>
          <w:noProof/>
          <w:color w:val="000000" w:themeColor="text1"/>
          <w:sz w:val="24"/>
          <w:szCs w:val="24"/>
        </w:rPr>
        <w:t xml:space="preserve"> 2011)</w:t>
      </w:r>
      <w:r w:rsidR="00F65688">
        <w:rPr>
          <w:rFonts w:ascii="Times New Roman" w:hAnsi="Times New Roman" w:cs="Times New Roman"/>
          <w:color w:val="000000" w:themeColor="text1"/>
          <w:sz w:val="24"/>
          <w:szCs w:val="24"/>
        </w:rPr>
        <w:t>.</w:t>
      </w:r>
      <w:r w:rsidR="00715E34">
        <w:rPr>
          <w:rFonts w:ascii="Times New Roman" w:hAnsi="Times New Roman" w:cs="Times New Roman"/>
          <w:color w:val="000000" w:themeColor="text1"/>
          <w:sz w:val="24"/>
          <w:szCs w:val="24"/>
        </w:rPr>
        <w:t xml:space="preserve"> </w:t>
      </w:r>
      <w:r w:rsidR="008370D3">
        <w:rPr>
          <w:rFonts w:ascii="Times New Roman" w:hAnsi="Times New Roman" w:cs="Times New Roman"/>
          <w:color w:val="000000" w:themeColor="text1"/>
          <w:sz w:val="24"/>
          <w:szCs w:val="24"/>
        </w:rPr>
        <w:t>Head</w:t>
      </w:r>
      <w:r w:rsidR="004A76BD">
        <w:rPr>
          <w:rFonts w:ascii="Times New Roman" w:hAnsi="Times New Roman" w:cs="Times New Roman"/>
          <w:color w:val="000000" w:themeColor="text1"/>
          <w:sz w:val="24"/>
          <w:szCs w:val="24"/>
        </w:rPr>
        <w:t xml:space="preserve"> width</w:t>
      </w:r>
      <w:r w:rsidR="00856BEA">
        <w:rPr>
          <w:rFonts w:ascii="Times New Roman" w:hAnsi="Times New Roman" w:cs="Times New Roman"/>
          <w:color w:val="000000" w:themeColor="text1"/>
          <w:sz w:val="24"/>
          <w:szCs w:val="24"/>
        </w:rPr>
        <w:t xml:space="preserve"> – and overall body size – </w:t>
      </w:r>
      <w:r w:rsidR="004A76BD">
        <w:rPr>
          <w:rFonts w:ascii="Times New Roman" w:hAnsi="Times New Roman" w:cs="Times New Roman"/>
          <w:color w:val="000000" w:themeColor="text1"/>
          <w:sz w:val="24"/>
          <w:szCs w:val="24"/>
        </w:rPr>
        <w:t xml:space="preserve">in bees </w:t>
      </w:r>
      <w:r w:rsidR="00DA6770">
        <w:rPr>
          <w:rFonts w:ascii="Times New Roman" w:hAnsi="Times New Roman" w:cs="Times New Roman"/>
          <w:color w:val="000000" w:themeColor="text1"/>
          <w:sz w:val="24"/>
          <w:szCs w:val="24"/>
        </w:rPr>
        <w:t xml:space="preserve">across guilds </w:t>
      </w:r>
      <w:r w:rsidR="00E95B54">
        <w:rPr>
          <w:rFonts w:ascii="Times New Roman" w:hAnsi="Times New Roman" w:cs="Times New Roman"/>
          <w:color w:val="000000" w:themeColor="text1"/>
          <w:sz w:val="24"/>
          <w:szCs w:val="24"/>
        </w:rPr>
        <w:t xml:space="preserve">is </w:t>
      </w:r>
      <w:r w:rsidR="00A35778">
        <w:rPr>
          <w:rFonts w:ascii="Times New Roman" w:hAnsi="Times New Roman" w:cs="Times New Roman"/>
          <w:color w:val="000000" w:themeColor="text1"/>
          <w:sz w:val="24"/>
          <w:szCs w:val="24"/>
        </w:rPr>
        <w:t xml:space="preserve">largely </w:t>
      </w:r>
      <w:r w:rsidR="00856BEA">
        <w:rPr>
          <w:rFonts w:ascii="Times New Roman" w:hAnsi="Times New Roman" w:cs="Times New Roman"/>
          <w:color w:val="000000" w:themeColor="text1"/>
          <w:sz w:val="24"/>
          <w:szCs w:val="24"/>
        </w:rPr>
        <w:t>determined by</w:t>
      </w:r>
      <w:r w:rsidR="00A03B25">
        <w:rPr>
          <w:rFonts w:ascii="Times New Roman" w:hAnsi="Times New Roman" w:cs="Times New Roman"/>
          <w:color w:val="000000" w:themeColor="text1"/>
          <w:sz w:val="24"/>
          <w:szCs w:val="24"/>
        </w:rPr>
        <w:t xml:space="preserve"> pollen amount and protein content</w:t>
      </w:r>
      <w:r w:rsidR="00E95B54">
        <w:rPr>
          <w:rFonts w:ascii="Times New Roman" w:hAnsi="Times New Roman" w:cs="Times New Roman"/>
          <w:color w:val="000000" w:themeColor="text1"/>
          <w:sz w:val="24"/>
          <w:szCs w:val="24"/>
        </w:rPr>
        <w:t xml:space="preserve"> </w:t>
      </w:r>
      <w:r w:rsidR="00A03B25">
        <w:rPr>
          <w:rFonts w:ascii="Times New Roman" w:hAnsi="Times New Roman" w:cs="Times New Roman"/>
          <w:color w:val="000000" w:themeColor="text1"/>
          <w:sz w:val="24"/>
          <w:szCs w:val="24"/>
        </w:rPr>
        <w:t xml:space="preserve">provisioned </w:t>
      </w:r>
      <w:r w:rsidR="00296188">
        <w:rPr>
          <w:rFonts w:ascii="Times New Roman" w:hAnsi="Times New Roman" w:cs="Times New Roman"/>
          <w:color w:val="000000" w:themeColor="text1"/>
          <w:sz w:val="24"/>
          <w:szCs w:val="24"/>
        </w:rPr>
        <w:t xml:space="preserve">during the </w:t>
      </w:r>
      <w:r w:rsidR="00A35778">
        <w:rPr>
          <w:rFonts w:ascii="Times New Roman" w:hAnsi="Times New Roman" w:cs="Times New Roman"/>
          <w:color w:val="000000" w:themeColor="text1"/>
          <w:sz w:val="24"/>
          <w:szCs w:val="24"/>
        </w:rPr>
        <w:t>larva</w:t>
      </w:r>
      <w:r w:rsidR="00296188">
        <w:rPr>
          <w:rFonts w:ascii="Times New Roman" w:hAnsi="Times New Roman" w:cs="Times New Roman"/>
          <w:color w:val="000000" w:themeColor="text1"/>
          <w:sz w:val="24"/>
          <w:szCs w:val="24"/>
        </w:rPr>
        <w:t>l stage</w:t>
      </w:r>
      <w:r w:rsidR="00A35778">
        <w:rPr>
          <w:rFonts w:ascii="Times New Roman" w:hAnsi="Times New Roman" w:cs="Times New Roman"/>
          <w:color w:val="000000" w:themeColor="text1"/>
          <w:sz w:val="24"/>
          <w:szCs w:val="24"/>
        </w:rPr>
        <w:t xml:space="preserve"> </w:t>
      </w:r>
      <w:r w:rsidR="00AF3A9C">
        <w:rPr>
          <w:rFonts w:ascii="Times New Roman" w:hAnsi="Times New Roman" w:cs="Times New Roman"/>
          <w:noProof/>
          <w:color w:val="000000" w:themeColor="text1"/>
          <w:sz w:val="24"/>
          <w:szCs w:val="24"/>
        </w:rPr>
        <w:t>(</w:t>
      </w:r>
      <w:r w:rsidR="00F80CE7">
        <w:rPr>
          <w:rFonts w:ascii="Times New Roman" w:hAnsi="Times New Roman" w:cs="Times New Roman"/>
          <w:noProof/>
          <w:sz w:val="24"/>
          <w:szCs w:val="24"/>
        </w:rPr>
        <w:t>Roulston &amp; Cane, 2000; Lawson et al., 2017</w:t>
      </w:r>
      <w:r w:rsidR="00AF3A9C">
        <w:rPr>
          <w:rFonts w:ascii="Times New Roman" w:hAnsi="Times New Roman" w:cs="Times New Roman"/>
          <w:noProof/>
          <w:color w:val="000000" w:themeColor="text1"/>
          <w:sz w:val="24"/>
          <w:szCs w:val="24"/>
        </w:rPr>
        <w:t>)</w:t>
      </w:r>
      <w:r w:rsidR="00E95B54">
        <w:rPr>
          <w:rFonts w:ascii="Times New Roman" w:hAnsi="Times New Roman" w:cs="Times New Roman"/>
          <w:color w:val="000000" w:themeColor="text1"/>
          <w:sz w:val="24"/>
          <w:szCs w:val="24"/>
        </w:rPr>
        <w:t xml:space="preserve">. </w:t>
      </w:r>
      <w:commentRangeStart w:id="201"/>
      <w:r w:rsidR="00F80CE7">
        <w:rPr>
          <w:rFonts w:ascii="Times New Roman" w:hAnsi="Times New Roman" w:cs="Times New Roman"/>
          <w:color w:val="000000" w:themeColor="text1"/>
          <w:sz w:val="24"/>
          <w:szCs w:val="24"/>
        </w:rPr>
        <w:t>N</w:t>
      </w:r>
      <w:r w:rsidR="000055C1">
        <w:rPr>
          <w:rFonts w:ascii="Times New Roman" w:hAnsi="Times New Roman" w:cs="Times New Roman"/>
          <w:color w:val="000000" w:themeColor="text1"/>
          <w:sz w:val="24"/>
          <w:szCs w:val="24"/>
        </w:rPr>
        <w:t xml:space="preserve">esting ecology of </w:t>
      </w:r>
      <w:r w:rsidR="000055C1">
        <w:rPr>
          <w:rFonts w:ascii="Times New Roman" w:hAnsi="Times New Roman" w:cs="Times New Roman"/>
          <w:i/>
          <w:iCs/>
          <w:color w:val="000000" w:themeColor="text1"/>
          <w:sz w:val="24"/>
          <w:szCs w:val="24"/>
        </w:rPr>
        <w:t>Osmia</w:t>
      </w:r>
      <w:r w:rsidR="000055C1">
        <w:rPr>
          <w:rFonts w:ascii="Times New Roman" w:hAnsi="Times New Roman" w:cs="Times New Roman"/>
          <w:color w:val="000000" w:themeColor="text1"/>
          <w:sz w:val="24"/>
          <w:szCs w:val="24"/>
        </w:rPr>
        <w:t xml:space="preserve"> </w:t>
      </w:r>
      <w:r w:rsidR="00A35778">
        <w:rPr>
          <w:rFonts w:ascii="Times New Roman" w:hAnsi="Times New Roman" w:cs="Times New Roman"/>
          <w:color w:val="000000" w:themeColor="text1"/>
          <w:sz w:val="24"/>
          <w:szCs w:val="24"/>
        </w:rPr>
        <w:t xml:space="preserve">and other species </w:t>
      </w:r>
      <w:r w:rsidR="00532825">
        <w:rPr>
          <w:rFonts w:ascii="Times New Roman" w:hAnsi="Times New Roman" w:cs="Times New Roman"/>
          <w:color w:val="000000" w:themeColor="text1"/>
          <w:sz w:val="24"/>
          <w:szCs w:val="24"/>
        </w:rPr>
        <w:t>may</w:t>
      </w:r>
      <w:r w:rsidR="00F80CE7">
        <w:rPr>
          <w:rFonts w:ascii="Times New Roman" w:hAnsi="Times New Roman" w:cs="Times New Roman"/>
          <w:color w:val="000000" w:themeColor="text1"/>
          <w:sz w:val="24"/>
          <w:szCs w:val="24"/>
        </w:rPr>
        <w:t xml:space="preserve"> also</w:t>
      </w:r>
      <w:r w:rsidR="00532825">
        <w:rPr>
          <w:rFonts w:ascii="Times New Roman" w:hAnsi="Times New Roman" w:cs="Times New Roman"/>
          <w:color w:val="000000" w:themeColor="text1"/>
          <w:sz w:val="24"/>
          <w:szCs w:val="24"/>
        </w:rPr>
        <w:t xml:space="preserve"> play a</w:t>
      </w:r>
      <w:r w:rsidR="00A35778">
        <w:rPr>
          <w:rFonts w:ascii="Times New Roman" w:hAnsi="Times New Roman" w:cs="Times New Roman"/>
          <w:color w:val="000000" w:themeColor="text1"/>
          <w:sz w:val="24"/>
          <w:szCs w:val="24"/>
        </w:rPr>
        <w:t xml:space="preserve"> large</w:t>
      </w:r>
      <w:r w:rsidR="00532825">
        <w:rPr>
          <w:rFonts w:ascii="Times New Roman" w:hAnsi="Times New Roman" w:cs="Times New Roman"/>
          <w:color w:val="000000" w:themeColor="text1"/>
          <w:sz w:val="24"/>
          <w:szCs w:val="24"/>
        </w:rPr>
        <w:t xml:space="preserve"> role in</w:t>
      </w:r>
      <w:r w:rsidR="00A35778">
        <w:rPr>
          <w:rFonts w:ascii="Times New Roman" w:hAnsi="Times New Roman" w:cs="Times New Roman"/>
          <w:color w:val="000000" w:themeColor="text1"/>
          <w:sz w:val="24"/>
          <w:szCs w:val="24"/>
        </w:rPr>
        <w:t xml:space="preserve"> </w:t>
      </w:r>
      <w:r w:rsidR="00421494">
        <w:rPr>
          <w:rFonts w:ascii="Times New Roman" w:hAnsi="Times New Roman" w:cs="Times New Roman"/>
          <w:color w:val="000000" w:themeColor="text1"/>
          <w:sz w:val="24"/>
          <w:szCs w:val="24"/>
        </w:rPr>
        <w:t>affecting</w:t>
      </w:r>
      <w:r w:rsidR="00532825">
        <w:rPr>
          <w:rFonts w:ascii="Times New Roman" w:hAnsi="Times New Roman" w:cs="Times New Roman"/>
          <w:color w:val="000000" w:themeColor="text1"/>
          <w:sz w:val="24"/>
          <w:szCs w:val="24"/>
        </w:rPr>
        <w:t xml:space="preserve"> head width</w:t>
      </w:r>
      <w:r w:rsidR="004057E9">
        <w:rPr>
          <w:rFonts w:ascii="Times New Roman" w:hAnsi="Times New Roman" w:cs="Times New Roman"/>
          <w:color w:val="000000" w:themeColor="text1"/>
          <w:sz w:val="24"/>
          <w:szCs w:val="24"/>
        </w:rPr>
        <w:t xml:space="preserve"> </w:t>
      </w:r>
      <w:r w:rsidR="00310CB8">
        <w:rPr>
          <w:rFonts w:ascii="Times New Roman" w:hAnsi="Times New Roman" w:cs="Times New Roman"/>
          <w:noProof/>
          <w:color w:val="000000" w:themeColor="text1"/>
          <w:sz w:val="24"/>
          <w:szCs w:val="24"/>
        </w:rPr>
        <w:t xml:space="preserve">(Roulston </w:t>
      </w:r>
      <w:r w:rsidR="00F80CE7">
        <w:rPr>
          <w:rFonts w:ascii="Times New Roman" w:hAnsi="Times New Roman" w:cs="Times New Roman"/>
          <w:noProof/>
          <w:color w:val="000000" w:themeColor="text1"/>
          <w:sz w:val="24"/>
          <w:szCs w:val="24"/>
        </w:rPr>
        <w:t>&amp;</w:t>
      </w:r>
      <w:r w:rsidR="00310CB8">
        <w:rPr>
          <w:rFonts w:ascii="Times New Roman" w:hAnsi="Times New Roman" w:cs="Times New Roman"/>
          <w:noProof/>
          <w:color w:val="000000" w:themeColor="text1"/>
          <w:sz w:val="24"/>
          <w:szCs w:val="24"/>
        </w:rPr>
        <w:t xml:space="preserve"> Cane</w:t>
      </w:r>
      <w:r w:rsidR="00F80CE7">
        <w:rPr>
          <w:rFonts w:ascii="Times New Roman" w:hAnsi="Times New Roman" w:cs="Times New Roman"/>
          <w:noProof/>
          <w:color w:val="000000" w:themeColor="text1"/>
          <w:sz w:val="24"/>
          <w:szCs w:val="24"/>
        </w:rPr>
        <w:t>,</w:t>
      </w:r>
      <w:r w:rsidR="00310CB8">
        <w:rPr>
          <w:rFonts w:ascii="Times New Roman" w:hAnsi="Times New Roman" w:cs="Times New Roman"/>
          <w:noProof/>
          <w:color w:val="000000" w:themeColor="text1"/>
          <w:sz w:val="24"/>
          <w:szCs w:val="24"/>
        </w:rPr>
        <w:t xml:space="preserve"> 2000, Harmon-Threatt</w:t>
      </w:r>
      <w:r w:rsidR="00F80CE7">
        <w:rPr>
          <w:rFonts w:ascii="Times New Roman" w:hAnsi="Times New Roman" w:cs="Times New Roman"/>
          <w:noProof/>
          <w:color w:val="000000" w:themeColor="text1"/>
          <w:sz w:val="24"/>
          <w:szCs w:val="24"/>
        </w:rPr>
        <w:t>,</w:t>
      </w:r>
      <w:r w:rsidR="00310CB8">
        <w:rPr>
          <w:rFonts w:ascii="Times New Roman" w:hAnsi="Times New Roman" w:cs="Times New Roman"/>
          <w:noProof/>
          <w:color w:val="000000" w:themeColor="text1"/>
          <w:sz w:val="24"/>
          <w:szCs w:val="24"/>
        </w:rPr>
        <w:t xml:space="preserve"> 2020)</w:t>
      </w:r>
      <w:r w:rsidR="00672AD1">
        <w:rPr>
          <w:rFonts w:ascii="Times New Roman" w:hAnsi="Times New Roman" w:cs="Times New Roman"/>
          <w:color w:val="000000" w:themeColor="text1"/>
          <w:sz w:val="24"/>
          <w:szCs w:val="24"/>
        </w:rPr>
        <w:t>.</w:t>
      </w:r>
      <w:r w:rsidR="001F7720">
        <w:rPr>
          <w:rFonts w:ascii="Times New Roman" w:hAnsi="Times New Roman" w:cs="Times New Roman"/>
          <w:color w:val="000000" w:themeColor="text1"/>
          <w:sz w:val="24"/>
          <w:szCs w:val="24"/>
        </w:rPr>
        <w:t xml:space="preserve"> </w:t>
      </w:r>
      <w:r w:rsidR="00A35778">
        <w:rPr>
          <w:rFonts w:ascii="Times New Roman" w:hAnsi="Times New Roman" w:cs="Times New Roman"/>
          <w:color w:val="000000" w:themeColor="text1"/>
          <w:sz w:val="24"/>
          <w:szCs w:val="24"/>
        </w:rPr>
        <w:t>A</w:t>
      </w:r>
      <w:r w:rsidR="00137872">
        <w:rPr>
          <w:rFonts w:ascii="Times New Roman" w:hAnsi="Times New Roman" w:cs="Times New Roman"/>
          <w:color w:val="000000" w:themeColor="text1"/>
          <w:sz w:val="24"/>
          <w:szCs w:val="24"/>
        </w:rPr>
        <w:t xml:space="preserve">lmost all </w:t>
      </w:r>
      <w:r w:rsidR="00137872" w:rsidRPr="00137872">
        <w:rPr>
          <w:rFonts w:ascii="Times New Roman" w:hAnsi="Times New Roman" w:cs="Times New Roman"/>
          <w:i/>
          <w:iCs/>
          <w:color w:val="000000" w:themeColor="text1"/>
          <w:sz w:val="24"/>
          <w:szCs w:val="24"/>
        </w:rPr>
        <w:t>Osmia</w:t>
      </w:r>
      <w:r w:rsidR="00137872">
        <w:rPr>
          <w:rFonts w:ascii="Times New Roman" w:hAnsi="Times New Roman" w:cs="Times New Roman"/>
          <w:color w:val="000000" w:themeColor="text1"/>
          <w:sz w:val="24"/>
          <w:szCs w:val="24"/>
        </w:rPr>
        <w:t xml:space="preserve"> species </w:t>
      </w:r>
      <w:r w:rsidR="00916077">
        <w:rPr>
          <w:rFonts w:ascii="Times New Roman" w:hAnsi="Times New Roman" w:cs="Times New Roman"/>
          <w:color w:val="000000" w:themeColor="text1"/>
          <w:sz w:val="24"/>
          <w:szCs w:val="24"/>
        </w:rPr>
        <w:t>in North America nest in preexisting cavities discovered by the nesting female</w:t>
      </w:r>
      <w:r w:rsidR="00660AE4">
        <w:rPr>
          <w:rFonts w:ascii="Times New Roman" w:hAnsi="Times New Roman" w:cs="Times New Roman"/>
          <w:color w:val="000000" w:themeColor="text1"/>
          <w:sz w:val="24"/>
          <w:szCs w:val="24"/>
        </w:rPr>
        <w:t xml:space="preserve"> </w:t>
      </w:r>
      <w:r w:rsidR="00660AE4">
        <w:rPr>
          <w:rFonts w:ascii="Times New Roman" w:hAnsi="Times New Roman" w:cs="Times New Roman"/>
          <w:noProof/>
          <w:color w:val="000000" w:themeColor="text1"/>
          <w:sz w:val="24"/>
          <w:szCs w:val="24"/>
        </w:rPr>
        <w:t xml:space="preserve">(Cane </w:t>
      </w:r>
      <w:r w:rsidR="00F80CE7">
        <w:rPr>
          <w:rFonts w:ascii="Times New Roman" w:hAnsi="Times New Roman" w:cs="Times New Roman"/>
          <w:noProof/>
          <w:color w:val="000000" w:themeColor="text1"/>
          <w:sz w:val="24"/>
          <w:szCs w:val="24"/>
        </w:rPr>
        <w:t>&amp;</w:t>
      </w:r>
      <w:r w:rsidR="00660AE4">
        <w:rPr>
          <w:rFonts w:ascii="Times New Roman" w:hAnsi="Times New Roman" w:cs="Times New Roman"/>
          <w:noProof/>
          <w:color w:val="000000" w:themeColor="text1"/>
          <w:sz w:val="24"/>
          <w:szCs w:val="24"/>
        </w:rPr>
        <w:t xml:space="preserve"> Griswold</w:t>
      </w:r>
      <w:r w:rsidR="00F80CE7">
        <w:rPr>
          <w:rFonts w:ascii="Times New Roman" w:hAnsi="Times New Roman" w:cs="Times New Roman"/>
          <w:noProof/>
          <w:color w:val="000000" w:themeColor="text1"/>
          <w:sz w:val="24"/>
          <w:szCs w:val="24"/>
        </w:rPr>
        <w:t>,</w:t>
      </w:r>
      <w:r w:rsidR="00660AE4">
        <w:rPr>
          <w:rFonts w:ascii="Times New Roman" w:hAnsi="Times New Roman" w:cs="Times New Roman"/>
          <w:noProof/>
          <w:color w:val="000000" w:themeColor="text1"/>
          <w:sz w:val="24"/>
          <w:szCs w:val="24"/>
        </w:rPr>
        <w:t xml:space="preserve"> 2009)</w:t>
      </w:r>
      <w:r w:rsidR="00A35778">
        <w:rPr>
          <w:rFonts w:ascii="Times New Roman" w:hAnsi="Times New Roman" w:cs="Times New Roman"/>
          <w:color w:val="000000" w:themeColor="text1"/>
          <w:sz w:val="24"/>
          <w:szCs w:val="24"/>
        </w:rPr>
        <w:t>,</w:t>
      </w:r>
      <w:commentRangeEnd w:id="201"/>
      <w:r w:rsidR="00067A09">
        <w:rPr>
          <w:rStyle w:val="CommentReference"/>
          <w:rFonts w:ascii="Times New Roman" w:hAnsi="Times New Roman" w:cs="Times New Roman"/>
          <w:color w:val="000000" w:themeColor="text1"/>
          <w:sz w:val="24"/>
          <w:szCs w:val="24"/>
        </w:rPr>
        <w:commentReference w:id="201"/>
      </w:r>
      <w:r w:rsidR="00A35778">
        <w:rPr>
          <w:rFonts w:ascii="Times New Roman" w:hAnsi="Times New Roman" w:cs="Times New Roman"/>
          <w:color w:val="000000" w:themeColor="text1"/>
          <w:sz w:val="24"/>
          <w:szCs w:val="24"/>
        </w:rPr>
        <w:t xml:space="preserve"> and </w:t>
      </w:r>
      <w:r w:rsidR="009334DD">
        <w:rPr>
          <w:rFonts w:ascii="Times New Roman" w:hAnsi="Times New Roman" w:cs="Times New Roman"/>
          <w:color w:val="000000" w:themeColor="text1"/>
          <w:sz w:val="24"/>
          <w:szCs w:val="24"/>
        </w:rPr>
        <w:t xml:space="preserve">high rates of tilling </w:t>
      </w:r>
      <w:r w:rsidR="00A35778">
        <w:rPr>
          <w:rFonts w:ascii="Times New Roman" w:hAnsi="Times New Roman" w:cs="Times New Roman"/>
          <w:color w:val="000000" w:themeColor="text1"/>
          <w:sz w:val="24"/>
          <w:szCs w:val="24"/>
        </w:rPr>
        <w:t xml:space="preserve">in canola </w:t>
      </w:r>
      <w:r w:rsidR="00310CB8">
        <w:rPr>
          <w:rFonts w:ascii="Times New Roman" w:hAnsi="Times New Roman" w:cs="Times New Roman"/>
          <w:color w:val="000000" w:themeColor="text1"/>
          <w:sz w:val="24"/>
          <w:szCs w:val="24"/>
        </w:rPr>
        <w:t>c</w:t>
      </w:r>
      <w:r w:rsidR="00421494">
        <w:rPr>
          <w:rFonts w:ascii="Times New Roman" w:hAnsi="Times New Roman" w:cs="Times New Roman"/>
          <w:color w:val="000000" w:themeColor="text1"/>
          <w:sz w:val="24"/>
          <w:szCs w:val="24"/>
        </w:rPr>
        <w:t>an</w:t>
      </w:r>
      <w:r w:rsidR="00310CB8">
        <w:rPr>
          <w:rFonts w:ascii="Times New Roman" w:hAnsi="Times New Roman" w:cs="Times New Roman"/>
          <w:color w:val="000000" w:themeColor="text1"/>
          <w:sz w:val="24"/>
          <w:szCs w:val="24"/>
        </w:rPr>
        <w:t xml:space="preserve"> </w:t>
      </w:r>
      <w:r w:rsidR="00A35778">
        <w:rPr>
          <w:rFonts w:ascii="Times New Roman" w:hAnsi="Times New Roman" w:cs="Times New Roman"/>
          <w:color w:val="000000" w:themeColor="text1"/>
          <w:sz w:val="24"/>
          <w:szCs w:val="24"/>
        </w:rPr>
        <w:t xml:space="preserve">reduce </w:t>
      </w:r>
      <w:r w:rsidR="00BA518B">
        <w:rPr>
          <w:rFonts w:ascii="Times New Roman" w:hAnsi="Times New Roman" w:cs="Times New Roman"/>
          <w:color w:val="000000" w:themeColor="text1"/>
          <w:sz w:val="24"/>
          <w:szCs w:val="24"/>
        </w:rPr>
        <w:t xml:space="preserve">subterranean </w:t>
      </w:r>
      <w:r w:rsidR="003573D0">
        <w:rPr>
          <w:rFonts w:ascii="Times New Roman" w:hAnsi="Times New Roman" w:cs="Times New Roman"/>
          <w:color w:val="000000" w:themeColor="text1"/>
          <w:sz w:val="24"/>
          <w:szCs w:val="24"/>
        </w:rPr>
        <w:t xml:space="preserve">preexisting </w:t>
      </w:r>
      <w:r w:rsidR="002D48FD">
        <w:rPr>
          <w:rFonts w:ascii="Times New Roman" w:hAnsi="Times New Roman" w:cs="Times New Roman"/>
          <w:color w:val="000000" w:themeColor="text1"/>
          <w:sz w:val="24"/>
          <w:szCs w:val="24"/>
        </w:rPr>
        <w:t>cavity-nesting resource</w:t>
      </w:r>
      <w:r w:rsidR="00BA518B">
        <w:rPr>
          <w:rFonts w:ascii="Times New Roman" w:hAnsi="Times New Roman" w:cs="Times New Roman"/>
          <w:color w:val="000000" w:themeColor="text1"/>
          <w:sz w:val="24"/>
          <w:szCs w:val="24"/>
        </w:rPr>
        <w:t>s</w:t>
      </w:r>
      <w:r w:rsidR="003573D0">
        <w:rPr>
          <w:rFonts w:ascii="Times New Roman" w:hAnsi="Times New Roman" w:cs="Times New Roman"/>
          <w:color w:val="000000" w:themeColor="text1"/>
          <w:sz w:val="24"/>
          <w:szCs w:val="24"/>
        </w:rPr>
        <w:t xml:space="preserve"> availab</w:t>
      </w:r>
      <w:r w:rsidR="00BA518B">
        <w:rPr>
          <w:rFonts w:ascii="Times New Roman" w:hAnsi="Times New Roman" w:cs="Times New Roman"/>
          <w:color w:val="000000" w:themeColor="text1"/>
          <w:sz w:val="24"/>
          <w:szCs w:val="24"/>
        </w:rPr>
        <w:t>le</w:t>
      </w:r>
      <w:r w:rsidR="003573D0">
        <w:rPr>
          <w:rFonts w:ascii="Times New Roman" w:hAnsi="Times New Roman" w:cs="Times New Roman"/>
          <w:color w:val="000000" w:themeColor="text1"/>
          <w:sz w:val="24"/>
          <w:szCs w:val="24"/>
        </w:rPr>
        <w:t xml:space="preserve"> </w:t>
      </w:r>
      <w:r w:rsidR="00310CB8" w:rsidRPr="00217A7C">
        <w:rPr>
          <w:rFonts w:ascii="Times New Roman" w:hAnsi="Times New Roman" w:cs="Times New Roman"/>
          <w:noProof/>
          <w:color w:val="000000" w:themeColor="text1"/>
          <w:sz w:val="24"/>
          <w:szCs w:val="24"/>
        </w:rPr>
        <w:t>(</w:t>
      </w:r>
      <w:r w:rsidR="00A35778">
        <w:rPr>
          <w:rFonts w:ascii="Times New Roman" w:hAnsi="Times New Roman" w:cs="Times New Roman"/>
          <w:noProof/>
          <w:color w:val="000000" w:themeColor="text1"/>
          <w:sz w:val="24"/>
          <w:szCs w:val="24"/>
        </w:rPr>
        <w:t>Lichtenberg et al.</w:t>
      </w:r>
      <w:r w:rsidR="00F80CE7">
        <w:rPr>
          <w:rFonts w:ascii="Times New Roman" w:hAnsi="Times New Roman" w:cs="Times New Roman"/>
          <w:noProof/>
          <w:color w:val="000000" w:themeColor="text1"/>
          <w:sz w:val="24"/>
          <w:szCs w:val="24"/>
        </w:rPr>
        <w:t>,</w:t>
      </w:r>
      <w:r w:rsidR="00A35778">
        <w:rPr>
          <w:rFonts w:ascii="Times New Roman" w:hAnsi="Times New Roman" w:cs="Times New Roman"/>
          <w:noProof/>
          <w:color w:val="000000" w:themeColor="text1"/>
          <w:sz w:val="24"/>
          <w:szCs w:val="24"/>
        </w:rPr>
        <w:t xml:space="preserve"> 202</w:t>
      </w:r>
      <w:r w:rsidR="00F80CE7">
        <w:rPr>
          <w:rFonts w:ascii="Times New Roman" w:hAnsi="Times New Roman" w:cs="Times New Roman"/>
          <w:noProof/>
          <w:color w:val="000000" w:themeColor="text1"/>
          <w:sz w:val="24"/>
          <w:szCs w:val="24"/>
        </w:rPr>
        <w:t>3</w:t>
      </w:r>
      <w:r w:rsidR="00310CB8" w:rsidRPr="00217A7C">
        <w:rPr>
          <w:rFonts w:ascii="Times New Roman" w:hAnsi="Times New Roman" w:cs="Times New Roman"/>
          <w:noProof/>
          <w:color w:val="000000" w:themeColor="text1"/>
          <w:sz w:val="24"/>
          <w:szCs w:val="24"/>
        </w:rPr>
        <w:t>)</w:t>
      </w:r>
      <w:r w:rsidR="00310CB8">
        <w:rPr>
          <w:rFonts w:ascii="Times New Roman" w:hAnsi="Times New Roman" w:cs="Times New Roman"/>
          <w:color w:val="000000" w:themeColor="text1"/>
          <w:sz w:val="24"/>
          <w:szCs w:val="24"/>
        </w:rPr>
        <w:t xml:space="preserve">. </w:t>
      </w:r>
      <w:r w:rsidR="00A35778">
        <w:rPr>
          <w:rFonts w:ascii="Times New Roman" w:hAnsi="Times New Roman" w:cs="Times New Roman"/>
          <w:color w:val="000000" w:themeColor="text1"/>
          <w:sz w:val="24"/>
          <w:szCs w:val="24"/>
        </w:rPr>
        <w:t xml:space="preserve">While our </w:t>
      </w:r>
      <w:r w:rsidR="00FF6728">
        <w:rPr>
          <w:rFonts w:ascii="Times New Roman" w:hAnsi="Times New Roman" w:cs="Times New Roman"/>
          <w:color w:val="000000" w:themeColor="text1"/>
          <w:sz w:val="24"/>
          <w:szCs w:val="24"/>
        </w:rPr>
        <w:t>study was limited by genus-level identification</w:t>
      </w:r>
      <w:r w:rsidR="002F4D0E">
        <w:rPr>
          <w:rFonts w:ascii="Times New Roman" w:hAnsi="Times New Roman" w:cs="Times New Roman"/>
          <w:color w:val="000000" w:themeColor="text1"/>
          <w:sz w:val="24"/>
          <w:szCs w:val="24"/>
        </w:rPr>
        <w:t xml:space="preserve">, </w:t>
      </w:r>
      <w:r w:rsidR="00CD6AA0">
        <w:rPr>
          <w:rFonts w:ascii="Times New Roman" w:hAnsi="Times New Roman" w:cs="Times New Roman"/>
          <w:color w:val="000000" w:themeColor="text1"/>
          <w:sz w:val="24"/>
          <w:szCs w:val="24"/>
        </w:rPr>
        <w:t xml:space="preserve">we hypothesize that </w:t>
      </w:r>
      <w:r w:rsidR="002F4D0E">
        <w:rPr>
          <w:rFonts w:ascii="Times New Roman" w:hAnsi="Times New Roman" w:cs="Times New Roman"/>
          <w:color w:val="000000" w:themeColor="text1"/>
          <w:sz w:val="24"/>
          <w:szCs w:val="24"/>
        </w:rPr>
        <w:t xml:space="preserve">tillage </w:t>
      </w:r>
      <w:r w:rsidR="00CD6AA0">
        <w:rPr>
          <w:rFonts w:ascii="Times New Roman" w:hAnsi="Times New Roman" w:cs="Times New Roman"/>
          <w:color w:val="000000" w:themeColor="text1"/>
          <w:sz w:val="24"/>
          <w:szCs w:val="24"/>
        </w:rPr>
        <w:t>could</w:t>
      </w:r>
      <w:r w:rsidR="002F4D0E">
        <w:rPr>
          <w:rFonts w:ascii="Times New Roman" w:hAnsi="Times New Roman" w:cs="Times New Roman"/>
          <w:color w:val="000000" w:themeColor="text1"/>
          <w:sz w:val="24"/>
          <w:szCs w:val="24"/>
        </w:rPr>
        <w:t xml:space="preserve"> inadvertently </w:t>
      </w:r>
      <w:r w:rsidR="00A35778">
        <w:rPr>
          <w:rFonts w:ascii="Times New Roman" w:hAnsi="Times New Roman" w:cs="Times New Roman"/>
          <w:color w:val="000000" w:themeColor="text1"/>
          <w:sz w:val="24"/>
          <w:szCs w:val="24"/>
        </w:rPr>
        <w:t xml:space="preserve">select </w:t>
      </w:r>
      <w:r w:rsidR="002F4D0E">
        <w:rPr>
          <w:rFonts w:ascii="Times New Roman" w:hAnsi="Times New Roman" w:cs="Times New Roman"/>
          <w:color w:val="000000" w:themeColor="text1"/>
          <w:sz w:val="24"/>
          <w:szCs w:val="24"/>
        </w:rPr>
        <w:t xml:space="preserve">for smaller </w:t>
      </w:r>
      <w:r w:rsidR="002F4D0E">
        <w:rPr>
          <w:rFonts w:ascii="Times New Roman" w:hAnsi="Times New Roman" w:cs="Times New Roman"/>
          <w:i/>
          <w:iCs/>
          <w:color w:val="000000" w:themeColor="text1"/>
          <w:sz w:val="24"/>
          <w:szCs w:val="24"/>
        </w:rPr>
        <w:t>Osmia</w:t>
      </w:r>
      <w:r w:rsidR="002F4D0E">
        <w:rPr>
          <w:rFonts w:ascii="Times New Roman" w:hAnsi="Times New Roman" w:cs="Times New Roman"/>
          <w:color w:val="000000" w:themeColor="text1"/>
          <w:sz w:val="24"/>
          <w:szCs w:val="24"/>
        </w:rPr>
        <w:t xml:space="preserve"> species that we were not able to detect</w:t>
      </w:r>
      <w:r w:rsidR="00296188">
        <w:rPr>
          <w:rFonts w:ascii="Times New Roman" w:hAnsi="Times New Roman" w:cs="Times New Roman"/>
          <w:color w:val="000000" w:themeColor="text1"/>
          <w:sz w:val="24"/>
          <w:szCs w:val="24"/>
        </w:rPr>
        <w:t xml:space="preserve"> in our sampling</w:t>
      </w:r>
      <w:r w:rsidR="00CD6AA0">
        <w:rPr>
          <w:rFonts w:ascii="Times New Roman" w:hAnsi="Times New Roman" w:cs="Times New Roman"/>
          <w:color w:val="000000" w:themeColor="text1"/>
          <w:sz w:val="24"/>
          <w:szCs w:val="24"/>
        </w:rPr>
        <w:t>.</w:t>
      </w:r>
      <w:r w:rsidR="00A35778">
        <w:rPr>
          <w:rFonts w:ascii="Times New Roman" w:hAnsi="Times New Roman" w:cs="Times New Roman"/>
          <w:color w:val="000000" w:themeColor="text1"/>
          <w:sz w:val="24"/>
          <w:szCs w:val="24"/>
        </w:rPr>
        <w:t xml:space="preserve"> </w:t>
      </w:r>
      <w:r w:rsidR="00A35778" w:rsidRPr="2C55CF33">
        <w:rPr>
          <w:rFonts w:ascii="Times New Roman" w:hAnsi="Times New Roman" w:cs="Times New Roman"/>
          <w:color w:val="000000" w:themeColor="text1"/>
          <w:sz w:val="24"/>
          <w:szCs w:val="24"/>
        </w:rPr>
        <w:t xml:space="preserve">Further, </w:t>
      </w:r>
      <w:r w:rsidR="00A35778" w:rsidRPr="2C55CF33">
        <w:rPr>
          <w:rFonts w:ascii="Times New Roman" w:hAnsi="Times New Roman" w:cs="Times New Roman"/>
          <w:i/>
          <w:iCs/>
          <w:color w:val="000000" w:themeColor="text1"/>
          <w:sz w:val="24"/>
          <w:szCs w:val="24"/>
        </w:rPr>
        <w:t>Osmia</w:t>
      </w:r>
      <w:r w:rsidR="00A35778" w:rsidRPr="2C55CF33">
        <w:rPr>
          <w:rFonts w:ascii="Times New Roman" w:hAnsi="Times New Roman" w:cs="Times New Roman"/>
          <w:color w:val="000000" w:themeColor="text1"/>
          <w:sz w:val="24"/>
          <w:szCs w:val="24"/>
        </w:rPr>
        <w:t xml:space="preserve">, </w:t>
      </w:r>
      <w:r w:rsidR="00A35778" w:rsidRPr="2C55CF33">
        <w:rPr>
          <w:rFonts w:ascii="Times New Roman" w:hAnsi="Times New Roman" w:cs="Times New Roman"/>
          <w:i/>
          <w:iCs/>
          <w:color w:val="000000" w:themeColor="text1"/>
          <w:sz w:val="24"/>
          <w:szCs w:val="24"/>
        </w:rPr>
        <w:t>Nomada</w:t>
      </w:r>
      <w:r w:rsidR="00A35778" w:rsidRPr="2C55CF33">
        <w:rPr>
          <w:rFonts w:ascii="Times New Roman" w:hAnsi="Times New Roman" w:cs="Times New Roman"/>
          <w:color w:val="000000" w:themeColor="text1"/>
          <w:sz w:val="24"/>
          <w:szCs w:val="24"/>
        </w:rPr>
        <w:t xml:space="preserve">, and </w:t>
      </w:r>
      <w:r w:rsidR="00A35778" w:rsidRPr="2C55CF33">
        <w:rPr>
          <w:rFonts w:ascii="Times New Roman" w:hAnsi="Times New Roman" w:cs="Times New Roman"/>
          <w:i/>
          <w:iCs/>
          <w:color w:val="000000" w:themeColor="text1"/>
          <w:sz w:val="24"/>
          <w:szCs w:val="24"/>
        </w:rPr>
        <w:t>Bombus</w:t>
      </w:r>
      <w:r w:rsidR="00A35778" w:rsidRPr="2C55CF33">
        <w:rPr>
          <w:rFonts w:ascii="Times New Roman" w:hAnsi="Times New Roman" w:cs="Times New Roman"/>
          <w:color w:val="000000" w:themeColor="text1"/>
          <w:sz w:val="24"/>
          <w:szCs w:val="24"/>
        </w:rPr>
        <w:t xml:space="preserve"> showed greater sensitivity to canola saturation than other </w:t>
      </w:r>
      <w:r w:rsidR="00A35778">
        <w:rPr>
          <w:rFonts w:ascii="Times New Roman" w:hAnsi="Times New Roman" w:cs="Times New Roman"/>
          <w:color w:val="000000" w:themeColor="text1"/>
          <w:sz w:val="24"/>
          <w:szCs w:val="24"/>
        </w:rPr>
        <w:t xml:space="preserve">genera. While </w:t>
      </w:r>
      <w:r w:rsidR="00A35778">
        <w:rPr>
          <w:rFonts w:ascii="Times New Roman" w:hAnsi="Times New Roman" w:cs="Times New Roman"/>
          <w:i/>
          <w:iCs/>
          <w:color w:val="000000" w:themeColor="text1"/>
          <w:sz w:val="24"/>
          <w:szCs w:val="24"/>
        </w:rPr>
        <w:t xml:space="preserve">Nomada </w:t>
      </w:r>
      <w:r w:rsidR="00A35778">
        <w:rPr>
          <w:rFonts w:ascii="Times New Roman" w:hAnsi="Times New Roman" w:cs="Times New Roman"/>
          <w:color w:val="000000" w:themeColor="text1"/>
          <w:sz w:val="24"/>
          <w:szCs w:val="24"/>
        </w:rPr>
        <w:t xml:space="preserve">are kleptoparasites and extraordinarily understudied, there could be </w:t>
      </w:r>
      <w:commentRangeStart w:id="202"/>
      <w:commentRangeStart w:id="203"/>
      <w:r w:rsidR="00A35778">
        <w:rPr>
          <w:rFonts w:ascii="Times New Roman" w:hAnsi="Times New Roman" w:cs="Times New Roman"/>
          <w:color w:val="000000" w:themeColor="text1"/>
          <w:sz w:val="24"/>
          <w:szCs w:val="24"/>
        </w:rPr>
        <w:t xml:space="preserve">many factors at play that may lead </w:t>
      </w:r>
      <w:r w:rsidR="00A35778" w:rsidRPr="00217A7C">
        <w:rPr>
          <w:rFonts w:ascii="Times New Roman" w:hAnsi="Times New Roman" w:cs="Times New Roman"/>
          <w:i/>
          <w:iCs/>
          <w:color w:val="000000" w:themeColor="text1"/>
          <w:sz w:val="24"/>
          <w:szCs w:val="24"/>
        </w:rPr>
        <w:t>Osmia</w:t>
      </w:r>
      <w:r w:rsidR="00A35778">
        <w:rPr>
          <w:rFonts w:ascii="Times New Roman" w:hAnsi="Times New Roman" w:cs="Times New Roman"/>
          <w:color w:val="000000" w:themeColor="text1"/>
          <w:sz w:val="24"/>
          <w:szCs w:val="24"/>
        </w:rPr>
        <w:t xml:space="preserve"> and </w:t>
      </w:r>
      <w:r w:rsidR="00A35778" w:rsidRPr="00217A7C">
        <w:rPr>
          <w:rFonts w:ascii="Times New Roman" w:hAnsi="Times New Roman" w:cs="Times New Roman"/>
          <w:i/>
          <w:iCs/>
          <w:color w:val="000000" w:themeColor="text1"/>
          <w:sz w:val="24"/>
          <w:szCs w:val="24"/>
        </w:rPr>
        <w:t>Bombus</w:t>
      </w:r>
      <w:r w:rsidR="00A35778">
        <w:rPr>
          <w:rFonts w:ascii="Times New Roman" w:hAnsi="Times New Roman" w:cs="Times New Roman"/>
          <w:color w:val="000000" w:themeColor="text1"/>
          <w:sz w:val="24"/>
          <w:szCs w:val="24"/>
        </w:rPr>
        <w:t xml:space="preserve"> </w:t>
      </w:r>
      <w:r w:rsidR="11EF3844" w:rsidRPr="6227F55B">
        <w:rPr>
          <w:rFonts w:ascii="Times New Roman" w:hAnsi="Times New Roman" w:cs="Times New Roman"/>
          <w:color w:val="000000" w:themeColor="text1"/>
          <w:sz w:val="24"/>
          <w:szCs w:val="24"/>
        </w:rPr>
        <w:t xml:space="preserve">to display </w:t>
      </w:r>
      <w:r w:rsidR="00A35778" w:rsidRPr="6227F55B">
        <w:rPr>
          <w:rFonts w:ascii="Times New Roman" w:hAnsi="Times New Roman" w:cs="Times New Roman"/>
          <w:color w:val="000000" w:themeColor="text1"/>
          <w:sz w:val="24"/>
          <w:szCs w:val="24"/>
        </w:rPr>
        <w:t>decreas</w:t>
      </w:r>
      <w:r w:rsidR="6AEDFCB1" w:rsidRPr="6227F55B">
        <w:rPr>
          <w:rFonts w:ascii="Times New Roman" w:hAnsi="Times New Roman" w:cs="Times New Roman"/>
          <w:color w:val="000000" w:themeColor="text1"/>
          <w:sz w:val="24"/>
          <w:szCs w:val="24"/>
        </w:rPr>
        <w:t>ing</w:t>
      </w:r>
      <w:r w:rsidR="00A35778">
        <w:rPr>
          <w:rFonts w:ascii="Times New Roman" w:hAnsi="Times New Roman" w:cs="Times New Roman"/>
          <w:color w:val="000000" w:themeColor="text1"/>
          <w:sz w:val="24"/>
          <w:szCs w:val="24"/>
        </w:rPr>
        <w:t xml:space="preserve"> head width with increasing canola</w:t>
      </w:r>
      <w:r w:rsidR="00421494">
        <w:rPr>
          <w:rFonts w:ascii="Times New Roman" w:hAnsi="Times New Roman" w:cs="Times New Roman"/>
          <w:color w:val="000000" w:themeColor="text1"/>
          <w:sz w:val="24"/>
          <w:szCs w:val="24"/>
        </w:rPr>
        <w:t xml:space="preserve"> saturation</w:t>
      </w:r>
      <w:r w:rsidR="00A35778">
        <w:rPr>
          <w:rFonts w:ascii="Times New Roman" w:hAnsi="Times New Roman" w:cs="Times New Roman"/>
          <w:color w:val="000000" w:themeColor="text1"/>
          <w:sz w:val="24"/>
          <w:szCs w:val="24"/>
        </w:rPr>
        <w:t>.</w:t>
      </w:r>
      <w:commentRangeEnd w:id="202"/>
      <w:r w:rsidR="0023750E" w:rsidRPr="00A33121">
        <w:rPr>
          <w:rStyle w:val="CommentReference"/>
          <w:rFonts w:ascii="Times New Roman" w:hAnsi="Times New Roman" w:cs="Times New Roman"/>
          <w:color w:val="000000" w:themeColor="text1"/>
          <w:sz w:val="24"/>
          <w:szCs w:val="24"/>
        </w:rPr>
        <w:commentReference w:id="202"/>
      </w:r>
      <w:commentRangeEnd w:id="203"/>
      <w:r w:rsidR="00FA5EC8" w:rsidRPr="00A33121">
        <w:rPr>
          <w:rStyle w:val="CommentReference"/>
          <w:rFonts w:ascii="Times New Roman" w:hAnsi="Times New Roman" w:cs="Times New Roman"/>
          <w:color w:val="000000" w:themeColor="text1"/>
          <w:sz w:val="24"/>
          <w:szCs w:val="24"/>
        </w:rPr>
        <w:commentReference w:id="203"/>
      </w:r>
    </w:p>
    <w:p w14:paraId="4DCB9081" w14:textId="39904A20" w:rsidR="79E8DB77" w:rsidRDefault="1789990B" w:rsidP="0504F489">
      <w:pPr>
        <w:spacing w:after="0" w:line="480" w:lineRule="auto"/>
        <w:ind w:firstLine="540"/>
        <w:rPr>
          <w:ins w:id="204" w:author="Anderson, Riley Morgan" w:date="2026-04-16T00:05:00Z" w16du:dateUtc="2026-04-16T00:05:31Z"/>
          <w:rFonts w:ascii="Times New Roman" w:hAnsi="Times New Roman" w:cs="Times New Roman"/>
          <w:color w:val="0D0D0D" w:themeColor="text1" w:themeTint="F2"/>
          <w:sz w:val="24"/>
          <w:szCs w:val="24"/>
        </w:rPr>
      </w:pPr>
      <w:r w:rsidRPr="015DC11A">
        <w:rPr>
          <w:rFonts w:ascii="Times New Roman" w:hAnsi="Times New Roman" w:cs="Times New Roman"/>
          <w:color w:val="000000" w:themeColor="text1"/>
          <w:sz w:val="24"/>
          <w:szCs w:val="24"/>
        </w:rPr>
        <w:t xml:space="preserve">Mass-flowering crops </w:t>
      </w:r>
      <w:r w:rsidR="00296188">
        <w:rPr>
          <w:rFonts w:ascii="Times New Roman" w:hAnsi="Times New Roman" w:cs="Times New Roman"/>
          <w:color w:val="000000" w:themeColor="text1"/>
          <w:sz w:val="24"/>
          <w:szCs w:val="24"/>
        </w:rPr>
        <w:t xml:space="preserve">are commonly </w:t>
      </w:r>
      <w:r w:rsidRPr="015DC11A">
        <w:rPr>
          <w:rFonts w:ascii="Times New Roman" w:hAnsi="Times New Roman" w:cs="Times New Roman"/>
          <w:color w:val="000000" w:themeColor="text1"/>
          <w:sz w:val="24"/>
          <w:szCs w:val="24"/>
        </w:rPr>
        <w:t xml:space="preserve">associated with increased bee abundance </w:t>
      </w:r>
      <w:r w:rsidR="00FA5CB2" w:rsidRPr="015DC11A">
        <w:rPr>
          <w:rFonts w:ascii="Times New Roman" w:hAnsi="Times New Roman" w:cs="Times New Roman"/>
          <w:color w:val="000000" w:themeColor="text1"/>
          <w:sz w:val="24"/>
          <w:szCs w:val="24"/>
        </w:rPr>
        <w:t>(</w:t>
      </w:r>
      <w:r w:rsidR="00421494" w:rsidRPr="015DC11A">
        <w:rPr>
          <w:rFonts w:ascii="Times New Roman" w:hAnsi="Times New Roman" w:cs="Times New Roman"/>
          <w:color w:val="000000" w:themeColor="text1"/>
          <w:sz w:val="24"/>
          <w:szCs w:val="24"/>
        </w:rPr>
        <w:t>Cohen et al.</w:t>
      </w:r>
      <w:r w:rsidR="00421494">
        <w:rPr>
          <w:rFonts w:ascii="Times New Roman" w:hAnsi="Times New Roman" w:cs="Times New Roman"/>
          <w:color w:val="000000" w:themeColor="text1"/>
          <w:sz w:val="24"/>
          <w:szCs w:val="24"/>
        </w:rPr>
        <w:t>,</w:t>
      </w:r>
      <w:r w:rsidR="00421494" w:rsidRPr="015DC11A">
        <w:rPr>
          <w:rFonts w:ascii="Times New Roman" w:hAnsi="Times New Roman" w:cs="Times New Roman"/>
          <w:color w:val="000000" w:themeColor="text1"/>
          <w:sz w:val="24"/>
          <w:szCs w:val="24"/>
        </w:rPr>
        <w:t xml:space="preserve"> 2021</w:t>
      </w:r>
      <w:r w:rsidR="00421494">
        <w:rPr>
          <w:rFonts w:ascii="Times New Roman" w:hAnsi="Times New Roman" w:cs="Times New Roman"/>
          <w:color w:val="000000" w:themeColor="text1"/>
          <w:sz w:val="24"/>
          <w:szCs w:val="24"/>
        </w:rPr>
        <w:t xml:space="preserve">; </w:t>
      </w:r>
      <w:r w:rsidR="00FA5CB2" w:rsidRPr="015DC11A">
        <w:rPr>
          <w:rFonts w:ascii="Times New Roman" w:hAnsi="Times New Roman" w:cs="Times New Roman"/>
          <w:color w:val="000000" w:themeColor="text1"/>
          <w:sz w:val="24"/>
          <w:szCs w:val="24"/>
        </w:rPr>
        <w:t>Holzschuh et al.</w:t>
      </w:r>
      <w:r w:rsidR="00421494">
        <w:rPr>
          <w:rFonts w:ascii="Times New Roman" w:hAnsi="Times New Roman" w:cs="Times New Roman"/>
          <w:color w:val="000000" w:themeColor="text1"/>
          <w:sz w:val="24"/>
          <w:szCs w:val="24"/>
        </w:rPr>
        <w:t>,</w:t>
      </w:r>
      <w:r w:rsidR="00FA5CB2" w:rsidRPr="015DC11A">
        <w:rPr>
          <w:rFonts w:ascii="Times New Roman" w:hAnsi="Times New Roman" w:cs="Times New Roman"/>
          <w:color w:val="000000" w:themeColor="text1"/>
          <w:sz w:val="24"/>
          <w:szCs w:val="24"/>
        </w:rPr>
        <w:t xml:space="preserve"> 2013</w:t>
      </w:r>
      <w:r w:rsidR="00421494">
        <w:rPr>
          <w:rFonts w:ascii="Times New Roman" w:hAnsi="Times New Roman" w:cs="Times New Roman"/>
          <w:color w:val="000000" w:themeColor="text1"/>
          <w:sz w:val="24"/>
          <w:szCs w:val="24"/>
        </w:rPr>
        <w:t>;</w:t>
      </w:r>
      <w:r w:rsidR="00FA5CB2" w:rsidRPr="015DC11A">
        <w:rPr>
          <w:rFonts w:ascii="Times New Roman" w:hAnsi="Times New Roman" w:cs="Times New Roman"/>
          <w:color w:val="000000" w:themeColor="text1"/>
          <w:sz w:val="24"/>
          <w:szCs w:val="24"/>
        </w:rPr>
        <w:t xml:space="preserve"> Riggi et al.</w:t>
      </w:r>
      <w:r w:rsidR="00421494">
        <w:rPr>
          <w:rFonts w:ascii="Times New Roman" w:hAnsi="Times New Roman" w:cs="Times New Roman"/>
          <w:color w:val="000000" w:themeColor="text1"/>
          <w:sz w:val="24"/>
          <w:szCs w:val="24"/>
        </w:rPr>
        <w:t>,</w:t>
      </w:r>
      <w:r w:rsidR="00FA5CB2" w:rsidRPr="015DC11A">
        <w:rPr>
          <w:rFonts w:ascii="Times New Roman" w:hAnsi="Times New Roman" w:cs="Times New Roman"/>
          <w:color w:val="000000" w:themeColor="text1"/>
          <w:sz w:val="24"/>
          <w:szCs w:val="24"/>
        </w:rPr>
        <w:t xml:space="preserve"> 2024)</w:t>
      </w:r>
      <w:r w:rsidR="00296188">
        <w:rPr>
          <w:rFonts w:ascii="Times New Roman" w:hAnsi="Times New Roman" w:cs="Times New Roman"/>
          <w:color w:val="000000" w:themeColor="text1"/>
          <w:sz w:val="24"/>
          <w:szCs w:val="24"/>
        </w:rPr>
        <w:t>, but our results showed the opposite. We found</w:t>
      </w:r>
      <w:ins w:id="205" w:author="Helmreich, Salena" w:date="2026-04-03T15:39:00Z" w16du:dateUtc="2026-04-03T13:39:00Z">
        <w:r w:rsidR="00B74441">
          <w:rPr>
            <w:rFonts w:ascii="Times New Roman" w:hAnsi="Times New Roman" w:cs="Times New Roman"/>
            <w:color w:val="000000" w:themeColor="text1"/>
            <w:sz w:val="24"/>
            <w:szCs w:val="24"/>
          </w:rPr>
          <w:t xml:space="preserve"> that</w:t>
        </w:r>
      </w:ins>
      <w:r w:rsidR="00296188">
        <w:rPr>
          <w:rFonts w:ascii="Times New Roman" w:hAnsi="Times New Roman" w:cs="Times New Roman"/>
          <w:color w:val="000000" w:themeColor="text1"/>
          <w:sz w:val="24"/>
          <w:szCs w:val="24"/>
        </w:rPr>
        <w:t xml:space="preserve"> </w:t>
      </w:r>
      <w:del w:id="206" w:author="Helmreich, Salena" w:date="2026-04-03T15:38:00Z" w16du:dateUtc="2026-04-03T13:38:00Z">
        <w:r w:rsidR="00421494" w:rsidDel="00B74441">
          <w:rPr>
            <w:rFonts w:ascii="Times New Roman" w:hAnsi="Times New Roman" w:cs="Times New Roman"/>
            <w:color w:val="000000" w:themeColor="text1"/>
            <w:sz w:val="24"/>
            <w:szCs w:val="24"/>
          </w:rPr>
          <w:delText xml:space="preserve">the </w:delText>
        </w:r>
      </w:del>
      <w:r w:rsidR="00421494">
        <w:rPr>
          <w:rFonts w:ascii="Times New Roman" w:hAnsi="Times New Roman" w:cs="Times New Roman"/>
          <w:color w:val="000000" w:themeColor="text1"/>
          <w:sz w:val="24"/>
          <w:szCs w:val="24"/>
        </w:rPr>
        <w:t xml:space="preserve">abundance of </w:t>
      </w:r>
      <w:r w:rsidR="00296188">
        <w:rPr>
          <w:rFonts w:ascii="Times New Roman" w:hAnsi="Times New Roman" w:cs="Times New Roman"/>
          <w:color w:val="000000" w:themeColor="text1"/>
          <w:sz w:val="24"/>
          <w:szCs w:val="24"/>
        </w:rPr>
        <w:t xml:space="preserve">most </w:t>
      </w:r>
      <w:r w:rsidR="00EF6E8B" w:rsidRPr="015DC11A">
        <w:rPr>
          <w:rFonts w:ascii="Times New Roman" w:hAnsi="Times New Roman" w:cs="Times New Roman"/>
          <w:color w:val="000000" w:themeColor="text1"/>
          <w:sz w:val="24"/>
          <w:szCs w:val="24"/>
        </w:rPr>
        <w:t xml:space="preserve">bee genera </w:t>
      </w:r>
      <w:proofErr w:type="gramStart"/>
      <w:ins w:id="207" w:author="Helmreich, Salena" w:date="2026-04-03T15:39:00Z" w16du:dateUtc="2026-04-03T13:39:00Z">
        <w:r w:rsidR="00B74441">
          <w:rPr>
            <w:rFonts w:ascii="Times New Roman" w:hAnsi="Times New Roman" w:cs="Times New Roman"/>
            <w:color w:val="000000" w:themeColor="text1"/>
            <w:sz w:val="24"/>
            <w:szCs w:val="24"/>
          </w:rPr>
          <w:t>were</w:t>
        </w:r>
        <w:proofErr w:type="gramEnd"/>
        <w:r w:rsidR="00B74441">
          <w:rPr>
            <w:rFonts w:ascii="Times New Roman" w:hAnsi="Times New Roman" w:cs="Times New Roman"/>
            <w:color w:val="000000" w:themeColor="text1"/>
            <w:sz w:val="24"/>
            <w:szCs w:val="24"/>
          </w:rPr>
          <w:t xml:space="preserve"> </w:t>
        </w:r>
      </w:ins>
      <w:del w:id="208" w:author="Helmreich, Salena" w:date="2026-04-03T15:38:00Z" w16du:dateUtc="2026-04-03T13:38:00Z">
        <w:r w:rsidR="00421494" w:rsidDel="00B74441">
          <w:rPr>
            <w:rFonts w:ascii="Times New Roman" w:hAnsi="Times New Roman" w:cs="Times New Roman"/>
            <w:color w:val="000000" w:themeColor="text1"/>
            <w:sz w:val="24"/>
            <w:szCs w:val="24"/>
          </w:rPr>
          <w:delText xml:space="preserve">was </w:delText>
        </w:r>
      </w:del>
      <w:r w:rsidR="00421494">
        <w:rPr>
          <w:rFonts w:ascii="Times New Roman" w:hAnsi="Times New Roman" w:cs="Times New Roman"/>
          <w:color w:val="000000" w:themeColor="text1"/>
          <w:sz w:val="24"/>
          <w:szCs w:val="24"/>
        </w:rPr>
        <w:t>not related to canola saturation</w:t>
      </w:r>
      <w:r w:rsidR="1C22AFAD" w:rsidRPr="4484E982">
        <w:rPr>
          <w:rFonts w:ascii="Times New Roman" w:hAnsi="Times New Roman" w:cs="Times New Roman"/>
          <w:color w:val="000000" w:themeColor="text1"/>
          <w:sz w:val="24"/>
          <w:szCs w:val="24"/>
        </w:rPr>
        <w:t>,</w:t>
      </w:r>
      <w:r w:rsidR="7A7E2051" w:rsidRPr="015DC11A">
        <w:rPr>
          <w:rFonts w:ascii="Times New Roman" w:hAnsi="Times New Roman" w:cs="Times New Roman"/>
          <w:color w:val="000000" w:themeColor="text1"/>
          <w:sz w:val="24"/>
          <w:szCs w:val="24"/>
        </w:rPr>
        <w:t xml:space="preserve"> </w:t>
      </w:r>
      <w:del w:id="209" w:author="Helmreich, Salena" w:date="2026-04-03T15:39:00Z" w16du:dateUtc="2026-04-03T13:39:00Z">
        <w:r w:rsidR="00421494" w:rsidDel="00B74441">
          <w:rPr>
            <w:rFonts w:ascii="Times New Roman" w:hAnsi="Times New Roman" w:cs="Times New Roman"/>
            <w:color w:val="000000" w:themeColor="text1"/>
            <w:sz w:val="24"/>
            <w:szCs w:val="24"/>
          </w:rPr>
          <w:delText>but</w:delText>
        </w:r>
        <w:r w:rsidR="7A7E2051" w:rsidRPr="015DC11A" w:rsidDel="00B74441">
          <w:rPr>
            <w:rFonts w:ascii="Times New Roman" w:hAnsi="Times New Roman" w:cs="Times New Roman"/>
            <w:color w:val="000000" w:themeColor="text1"/>
            <w:sz w:val="24"/>
            <w:szCs w:val="24"/>
          </w:rPr>
          <w:delText xml:space="preserve"> </w:delText>
        </w:r>
      </w:del>
      <w:ins w:id="210" w:author="Helmreich, Salena" w:date="2026-04-03T15:39:00Z" w16du:dateUtc="2026-04-03T13:39:00Z">
        <w:r w:rsidR="00B74441">
          <w:rPr>
            <w:rFonts w:ascii="Times New Roman" w:hAnsi="Times New Roman" w:cs="Times New Roman"/>
            <w:color w:val="000000" w:themeColor="text1"/>
            <w:sz w:val="24"/>
            <w:szCs w:val="24"/>
          </w:rPr>
          <w:t>however</w:t>
        </w:r>
        <w:r w:rsidR="00B74441" w:rsidRPr="015DC11A">
          <w:rPr>
            <w:rFonts w:ascii="Times New Roman" w:hAnsi="Times New Roman" w:cs="Times New Roman"/>
            <w:color w:val="000000" w:themeColor="text1"/>
            <w:sz w:val="24"/>
            <w:szCs w:val="24"/>
          </w:rPr>
          <w:t xml:space="preserve"> </w:t>
        </w:r>
      </w:ins>
      <w:r w:rsidR="00421494">
        <w:rPr>
          <w:rFonts w:ascii="Times New Roman" w:hAnsi="Times New Roman" w:cs="Times New Roman"/>
          <w:color w:val="000000" w:themeColor="text1"/>
          <w:sz w:val="24"/>
          <w:szCs w:val="24"/>
        </w:rPr>
        <w:t>abundance of</w:t>
      </w:r>
      <w:r w:rsidR="00296188">
        <w:rPr>
          <w:rFonts w:ascii="Times New Roman" w:hAnsi="Times New Roman" w:cs="Times New Roman"/>
          <w:color w:val="000000" w:themeColor="text1"/>
          <w:sz w:val="24"/>
          <w:szCs w:val="24"/>
        </w:rPr>
        <w:t xml:space="preserve"> </w:t>
      </w:r>
      <w:r w:rsidR="7A7E2051" w:rsidRPr="015DC11A">
        <w:rPr>
          <w:rFonts w:ascii="Times New Roman" w:hAnsi="Times New Roman" w:cs="Times New Roman"/>
          <w:i/>
          <w:color w:val="000000" w:themeColor="text1"/>
          <w:sz w:val="24"/>
          <w:szCs w:val="24"/>
        </w:rPr>
        <w:t>Andrena</w:t>
      </w:r>
      <w:r w:rsidR="7A7E2051" w:rsidRPr="015DC11A">
        <w:rPr>
          <w:rFonts w:ascii="Times New Roman" w:hAnsi="Times New Roman" w:cs="Times New Roman"/>
          <w:color w:val="000000" w:themeColor="text1"/>
          <w:sz w:val="24"/>
          <w:szCs w:val="24"/>
        </w:rPr>
        <w:t xml:space="preserve"> and </w:t>
      </w:r>
      <w:r w:rsidR="7A7E2051" w:rsidRPr="015DC11A">
        <w:rPr>
          <w:rFonts w:ascii="Times New Roman" w:hAnsi="Times New Roman" w:cs="Times New Roman"/>
          <w:i/>
          <w:color w:val="000000" w:themeColor="text1"/>
          <w:sz w:val="24"/>
          <w:szCs w:val="24"/>
        </w:rPr>
        <w:t>Lasioglossum</w:t>
      </w:r>
      <w:r w:rsidR="7A7E2051" w:rsidRPr="015DC11A">
        <w:rPr>
          <w:rFonts w:ascii="Times New Roman" w:hAnsi="Times New Roman" w:cs="Times New Roman"/>
          <w:color w:val="000000" w:themeColor="text1"/>
          <w:sz w:val="24"/>
          <w:szCs w:val="24"/>
        </w:rPr>
        <w:t xml:space="preserve"> sharply declined with canola</w:t>
      </w:r>
      <w:r w:rsidR="335B2610" w:rsidRPr="015DC11A">
        <w:rPr>
          <w:rFonts w:ascii="Times New Roman" w:hAnsi="Times New Roman" w:cs="Times New Roman"/>
          <w:color w:val="000000" w:themeColor="text1"/>
          <w:sz w:val="24"/>
          <w:szCs w:val="24"/>
        </w:rPr>
        <w:t xml:space="preserve"> saturation.</w:t>
      </w:r>
      <w:r w:rsidR="1B6D077E" w:rsidRPr="015DC11A">
        <w:rPr>
          <w:rFonts w:ascii="Times New Roman" w:hAnsi="Times New Roman" w:cs="Times New Roman"/>
          <w:color w:val="000000" w:themeColor="text1"/>
          <w:sz w:val="24"/>
          <w:szCs w:val="24"/>
        </w:rPr>
        <w:t xml:space="preserve"> </w:t>
      </w:r>
      <w:r w:rsidR="00421494">
        <w:rPr>
          <w:rFonts w:ascii="Times New Roman" w:hAnsi="Times New Roman" w:cs="Times New Roman"/>
          <w:color w:val="000000" w:themeColor="text1"/>
          <w:sz w:val="24"/>
          <w:szCs w:val="24"/>
        </w:rPr>
        <w:t>The</w:t>
      </w:r>
    </w:p>
    <w:p w14:paraId="38356F1C" w14:textId="23E3DEB9" w:rsidR="79E8DB77" w:rsidRDefault="00421494" w:rsidP="00376DED">
      <w:pPr>
        <w:spacing w:after="0" w:line="480" w:lineRule="auto"/>
        <w:ind w:firstLine="540"/>
        <w:rPr>
          <w:rFonts w:ascii="Times New Roman" w:hAnsi="Times New Roman" w:cs="Times New Roman"/>
          <w:color w:val="0D0D0D" w:themeColor="text1" w:themeTint="F2"/>
          <w:sz w:val="24"/>
          <w:szCs w:val="24"/>
        </w:rPr>
      </w:pPr>
      <w:r>
        <w:rPr>
          <w:rFonts w:ascii="Times New Roman" w:hAnsi="Times New Roman" w:cs="Times New Roman"/>
          <w:color w:val="000000" w:themeColor="text1"/>
          <w:sz w:val="24"/>
          <w:szCs w:val="24"/>
        </w:rPr>
        <w:lastRenderedPageBreak/>
        <w:t xml:space="preserve"> neutral or declining bee abundance associated with a mass flowering crop </w:t>
      </w:r>
      <w:r w:rsidR="5B4316E5" w:rsidRPr="2C55CF33">
        <w:rPr>
          <w:rFonts w:ascii="Times New Roman" w:hAnsi="Times New Roman" w:cs="Times New Roman"/>
          <w:color w:val="0D0D0D" w:themeColor="text1" w:themeTint="F2"/>
          <w:sz w:val="24"/>
          <w:szCs w:val="24"/>
        </w:rPr>
        <w:t xml:space="preserve">may be explained </w:t>
      </w:r>
      <w:r w:rsidR="512E62E2" w:rsidRPr="2C55CF33">
        <w:rPr>
          <w:rFonts w:ascii="Times New Roman" w:hAnsi="Times New Roman" w:cs="Times New Roman"/>
          <w:color w:val="0D0D0D" w:themeColor="text1" w:themeTint="F2"/>
          <w:sz w:val="24"/>
          <w:szCs w:val="24"/>
        </w:rPr>
        <w:t>temporally. For example,</w:t>
      </w:r>
      <w:r w:rsidR="5B4316E5" w:rsidRPr="2C55CF33">
        <w:rPr>
          <w:rFonts w:ascii="Times New Roman" w:hAnsi="Times New Roman" w:cs="Times New Roman"/>
          <w:color w:val="0D0D0D" w:themeColor="text1" w:themeTint="F2"/>
          <w:sz w:val="24"/>
          <w:szCs w:val="24"/>
        </w:rPr>
        <w:t xml:space="preserve"> </w:t>
      </w:r>
      <w:r w:rsidR="512E62E2" w:rsidRPr="2C55CF33">
        <w:rPr>
          <w:rFonts w:ascii="Times New Roman" w:hAnsi="Times New Roman" w:cs="Times New Roman"/>
          <w:color w:val="0D0D0D" w:themeColor="text1" w:themeTint="F2"/>
          <w:sz w:val="24"/>
          <w:szCs w:val="24"/>
        </w:rPr>
        <w:t>early season mass-flow</w:t>
      </w:r>
      <w:r w:rsidR="090E1F95" w:rsidRPr="2C55CF33">
        <w:rPr>
          <w:rFonts w:ascii="Times New Roman" w:hAnsi="Times New Roman" w:cs="Times New Roman"/>
          <w:color w:val="0D0D0D" w:themeColor="text1" w:themeTint="F2"/>
          <w:sz w:val="24"/>
          <w:szCs w:val="24"/>
        </w:rPr>
        <w:t>ering crops can dilute wild bee abundance in neighboring wild habitats</w:t>
      </w:r>
      <w:r w:rsidR="0000225B">
        <w:rPr>
          <w:rFonts w:ascii="Times New Roman" w:hAnsi="Times New Roman" w:cs="Times New Roman"/>
          <w:color w:val="0D0D0D" w:themeColor="text1" w:themeTint="F2"/>
          <w:sz w:val="24"/>
          <w:szCs w:val="24"/>
        </w:rPr>
        <w:t xml:space="preserve"> (Riggi et al., 2024)</w:t>
      </w:r>
      <w:r w:rsidR="2396ADA8" w:rsidRPr="2C55CF33">
        <w:rPr>
          <w:rFonts w:ascii="Times New Roman" w:hAnsi="Times New Roman" w:cs="Times New Roman"/>
          <w:color w:val="0D0D0D" w:themeColor="text1" w:themeTint="F2"/>
          <w:sz w:val="24"/>
          <w:szCs w:val="24"/>
        </w:rPr>
        <w:t xml:space="preserve">. While we detected no effect of sampling </w:t>
      </w:r>
      <w:proofErr w:type="gramStart"/>
      <w:r w:rsidR="2396ADA8" w:rsidRPr="2C55CF33">
        <w:rPr>
          <w:rFonts w:ascii="Times New Roman" w:hAnsi="Times New Roman" w:cs="Times New Roman"/>
          <w:color w:val="0D0D0D" w:themeColor="text1" w:themeTint="F2"/>
          <w:sz w:val="24"/>
          <w:szCs w:val="24"/>
        </w:rPr>
        <w:t>date</w:t>
      </w:r>
      <w:proofErr w:type="gramEnd"/>
      <w:r w:rsidR="2396ADA8" w:rsidRPr="2C55CF33">
        <w:rPr>
          <w:rFonts w:ascii="Times New Roman" w:hAnsi="Times New Roman" w:cs="Times New Roman"/>
          <w:color w:val="0D0D0D" w:themeColor="text1" w:themeTint="F2"/>
          <w:sz w:val="24"/>
          <w:szCs w:val="24"/>
        </w:rPr>
        <w:t>, our study lacked bee surveys</w:t>
      </w:r>
      <w:r w:rsidR="446BA614" w:rsidRPr="2C55CF33">
        <w:rPr>
          <w:rFonts w:ascii="Times New Roman" w:hAnsi="Times New Roman" w:cs="Times New Roman"/>
          <w:color w:val="0D0D0D" w:themeColor="text1" w:themeTint="F2"/>
          <w:sz w:val="24"/>
          <w:szCs w:val="24"/>
        </w:rPr>
        <w:t xml:space="preserve"> in canola prior to bloom, muddling this comparison</w:t>
      </w:r>
      <w:commentRangeStart w:id="211"/>
      <w:r w:rsidR="446BA614" w:rsidRPr="2C55CF33">
        <w:rPr>
          <w:rFonts w:ascii="Times New Roman" w:hAnsi="Times New Roman" w:cs="Times New Roman"/>
          <w:color w:val="0D0D0D" w:themeColor="text1" w:themeTint="F2"/>
          <w:sz w:val="24"/>
          <w:szCs w:val="24"/>
        </w:rPr>
        <w:t xml:space="preserve">. </w:t>
      </w:r>
      <w:r w:rsidR="478BA10B" w:rsidRPr="2C55CF33">
        <w:rPr>
          <w:rFonts w:ascii="Times New Roman" w:hAnsi="Times New Roman" w:cs="Times New Roman"/>
          <w:color w:val="0D0D0D" w:themeColor="text1" w:themeTint="F2"/>
          <w:sz w:val="24"/>
          <w:szCs w:val="24"/>
        </w:rPr>
        <w:t>That plant richness and canola saturation were uncorrelated, and bees showed disparate responses to these variables</w:t>
      </w:r>
      <w:r w:rsidR="00296188">
        <w:rPr>
          <w:rFonts w:ascii="Times New Roman" w:hAnsi="Times New Roman" w:cs="Times New Roman"/>
          <w:color w:val="0D0D0D" w:themeColor="text1" w:themeTint="F2"/>
          <w:sz w:val="24"/>
          <w:szCs w:val="24"/>
        </w:rPr>
        <w:t>,</w:t>
      </w:r>
      <w:r w:rsidR="478BA10B" w:rsidRPr="2C55CF33">
        <w:rPr>
          <w:rFonts w:ascii="Times New Roman" w:hAnsi="Times New Roman" w:cs="Times New Roman"/>
          <w:color w:val="0D0D0D" w:themeColor="text1" w:themeTint="F2"/>
          <w:sz w:val="24"/>
          <w:szCs w:val="24"/>
        </w:rPr>
        <w:t xml:space="preserve"> may be explained by the </w:t>
      </w:r>
      <w:r w:rsidR="6647FC52" w:rsidRPr="2C55CF33">
        <w:rPr>
          <w:rFonts w:ascii="Times New Roman" w:hAnsi="Times New Roman" w:cs="Times New Roman"/>
          <w:color w:val="0D0D0D" w:themeColor="text1" w:themeTint="F2"/>
          <w:sz w:val="24"/>
          <w:szCs w:val="24"/>
        </w:rPr>
        <w:t>landscape context in which canola exists.</w:t>
      </w:r>
      <w:commentRangeEnd w:id="211"/>
      <w:r w:rsidR="004A54AD" w:rsidRPr="2C55CF33">
        <w:rPr>
          <w:rStyle w:val="CommentReference"/>
          <w:rFonts w:ascii="Times New Roman" w:hAnsi="Times New Roman" w:cs="Times New Roman"/>
          <w:color w:val="0D0D0D" w:themeColor="text1" w:themeTint="F2"/>
          <w:sz w:val="24"/>
          <w:szCs w:val="24"/>
        </w:rPr>
        <w:commentReference w:id="211"/>
      </w:r>
      <w:r w:rsidR="6647FC52" w:rsidRPr="2C55CF33">
        <w:rPr>
          <w:rFonts w:ascii="Times New Roman" w:hAnsi="Times New Roman" w:cs="Times New Roman"/>
          <w:color w:val="0D0D0D" w:themeColor="text1" w:themeTint="F2"/>
          <w:sz w:val="24"/>
          <w:szCs w:val="24"/>
        </w:rPr>
        <w:t xml:space="preserve"> </w:t>
      </w:r>
      <w:r w:rsidR="00296188">
        <w:rPr>
          <w:rFonts w:ascii="Times New Roman" w:hAnsi="Times New Roman" w:cs="Times New Roman"/>
          <w:color w:val="0D0D0D" w:themeColor="text1" w:themeTint="F2"/>
          <w:sz w:val="24"/>
          <w:szCs w:val="24"/>
        </w:rPr>
        <w:t>C</w:t>
      </w:r>
      <w:r w:rsidR="005206A5">
        <w:rPr>
          <w:rFonts w:ascii="Times New Roman" w:hAnsi="Times New Roman" w:cs="Times New Roman"/>
          <w:color w:val="0D0D0D" w:themeColor="text1" w:themeTint="F2"/>
          <w:sz w:val="24"/>
          <w:szCs w:val="24"/>
        </w:rPr>
        <w:t xml:space="preserve">anola is planted rotationally </w:t>
      </w:r>
      <w:r w:rsidR="000207FA">
        <w:rPr>
          <w:rFonts w:ascii="Times New Roman" w:hAnsi="Times New Roman" w:cs="Times New Roman"/>
          <w:color w:val="0D0D0D" w:themeColor="text1" w:themeTint="F2"/>
          <w:sz w:val="24"/>
          <w:szCs w:val="24"/>
        </w:rPr>
        <w:t xml:space="preserve">with legumes </w:t>
      </w:r>
      <w:r w:rsidR="005206A5">
        <w:rPr>
          <w:rFonts w:ascii="Times New Roman" w:hAnsi="Times New Roman" w:cs="Times New Roman"/>
          <w:color w:val="0D0D0D" w:themeColor="text1" w:themeTint="F2"/>
          <w:sz w:val="24"/>
          <w:szCs w:val="24"/>
        </w:rPr>
        <w:t>in a wheat-dominated</w:t>
      </w:r>
      <w:r w:rsidR="000207FA">
        <w:rPr>
          <w:rFonts w:ascii="Times New Roman" w:hAnsi="Times New Roman" w:cs="Times New Roman"/>
          <w:color w:val="0D0D0D" w:themeColor="text1" w:themeTint="F2"/>
          <w:sz w:val="24"/>
          <w:szCs w:val="24"/>
        </w:rPr>
        <w:t xml:space="preserve"> landscape in the Palouse region. </w:t>
      </w:r>
      <w:r>
        <w:rPr>
          <w:rFonts w:ascii="Times New Roman" w:hAnsi="Times New Roman" w:cs="Times New Roman"/>
          <w:color w:val="0D0D0D" w:themeColor="text1" w:themeTint="F2"/>
          <w:sz w:val="24"/>
          <w:szCs w:val="24"/>
        </w:rPr>
        <w:t xml:space="preserve">Fields are large, </w:t>
      </w:r>
      <w:r w:rsidR="00F62A21">
        <w:rPr>
          <w:rFonts w:ascii="Times New Roman" w:hAnsi="Times New Roman" w:cs="Times New Roman"/>
          <w:color w:val="0D0D0D" w:themeColor="text1" w:themeTint="F2"/>
          <w:sz w:val="24"/>
          <w:szCs w:val="24"/>
        </w:rPr>
        <w:t xml:space="preserve">reaching </w:t>
      </w:r>
      <w:r w:rsidR="0057029C">
        <w:rPr>
          <w:rFonts w:ascii="Times New Roman" w:hAnsi="Times New Roman" w:cs="Times New Roman"/>
          <w:color w:val="0D0D0D" w:themeColor="text1" w:themeTint="F2"/>
          <w:sz w:val="24"/>
          <w:szCs w:val="24"/>
        </w:rPr>
        <w:t>up to 250</w:t>
      </w:r>
      <w:r w:rsidR="00296188">
        <w:rPr>
          <w:rFonts w:ascii="Times New Roman" w:hAnsi="Times New Roman" w:cs="Times New Roman"/>
          <w:color w:val="0D0D0D" w:themeColor="text1" w:themeTint="F2"/>
          <w:sz w:val="24"/>
          <w:szCs w:val="24"/>
        </w:rPr>
        <w:t xml:space="preserve"> </w:t>
      </w:r>
      <w:r w:rsidR="0057029C">
        <w:rPr>
          <w:rFonts w:ascii="Times New Roman" w:hAnsi="Times New Roman" w:cs="Times New Roman"/>
          <w:color w:val="0D0D0D" w:themeColor="text1" w:themeTint="F2"/>
          <w:sz w:val="24"/>
          <w:szCs w:val="24"/>
        </w:rPr>
        <w:t>ha</w:t>
      </w:r>
      <w:r w:rsidR="00C0309E">
        <w:rPr>
          <w:rFonts w:ascii="Times New Roman" w:hAnsi="Times New Roman" w:cs="Times New Roman"/>
          <w:color w:val="0D0D0D" w:themeColor="text1" w:themeTint="F2"/>
          <w:sz w:val="24"/>
          <w:szCs w:val="24"/>
        </w:rPr>
        <w:t xml:space="preserve"> in size, and </w:t>
      </w:r>
      <w:r>
        <w:rPr>
          <w:rFonts w:ascii="Times New Roman" w:hAnsi="Times New Roman" w:cs="Times New Roman"/>
          <w:color w:val="0D0D0D" w:themeColor="text1" w:themeTint="F2"/>
          <w:sz w:val="24"/>
          <w:szCs w:val="24"/>
        </w:rPr>
        <w:t xml:space="preserve">are often </w:t>
      </w:r>
      <w:proofErr w:type="gramStart"/>
      <w:r w:rsidR="00C0309E">
        <w:rPr>
          <w:rFonts w:ascii="Times New Roman" w:hAnsi="Times New Roman" w:cs="Times New Roman"/>
          <w:color w:val="0D0D0D" w:themeColor="text1" w:themeTint="F2"/>
          <w:sz w:val="24"/>
          <w:szCs w:val="24"/>
        </w:rPr>
        <w:t>surrounded on all sides</w:t>
      </w:r>
      <w:proofErr w:type="gramEnd"/>
      <w:r w:rsidR="00C0309E">
        <w:rPr>
          <w:rFonts w:ascii="Times New Roman" w:hAnsi="Times New Roman" w:cs="Times New Roman"/>
          <w:color w:val="0D0D0D" w:themeColor="text1" w:themeTint="F2"/>
          <w:sz w:val="24"/>
          <w:szCs w:val="24"/>
        </w:rPr>
        <w:t xml:space="preserve"> by other crops </w:t>
      </w:r>
      <w:r>
        <w:rPr>
          <w:rFonts w:ascii="Times New Roman" w:hAnsi="Times New Roman" w:cs="Times New Roman"/>
          <w:color w:val="0D0D0D" w:themeColor="text1" w:themeTint="F2"/>
          <w:sz w:val="24"/>
          <w:szCs w:val="24"/>
        </w:rPr>
        <w:t>(Looney &amp; Eigenbrode, 2012; Lichtenberg et al., 2023)</w:t>
      </w:r>
      <w:r w:rsidR="00C0309E">
        <w:rPr>
          <w:rFonts w:ascii="Times New Roman" w:hAnsi="Times New Roman" w:cs="Times New Roman"/>
          <w:color w:val="0D0D0D" w:themeColor="text1" w:themeTint="F2"/>
          <w:sz w:val="24"/>
          <w:szCs w:val="24"/>
        </w:rPr>
        <w:t>.</w:t>
      </w:r>
      <w:r w:rsidR="00D67730">
        <w:rPr>
          <w:rFonts w:ascii="Times New Roman" w:hAnsi="Times New Roman" w:cs="Times New Roman"/>
          <w:color w:val="0D0D0D" w:themeColor="text1" w:themeTint="F2"/>
          <w:sz w:val="24"/>
          <w:szCs w:val="24"/>
        </w:rPr>
        <w:t xml:space="preserve"> </w:t>
      </w:r>
      <w:r w:rsidR="008E6398">
        <w:rPr>
          <w:rFonts w:ascii="Times New Roman" w:hAnsi="Times New Roman" w:cs="Times New Roman"/>
          <w:color w:val="0D0D0D" w:themeColor="text1" w:themeTint="F2"/>
          <w:sz w:val="24"/>
          <w:szCs w:val="24"/>
        </w:rPr>
        <w:t>While</w:t>
      </w:r>
      <w:r w:rsidR="00FC5AF1">
        <w:rPr>
          <w:rFonts w:ascii="Times New Roman" w:hAnsi="Times New Roman" w:cs="Times New Roman"/>
          <w:color w:val="0D0D0D" w:themeColor="text1" w:themeTint="F2"/>
          <w:sz w:val="24"/>
          <w:szCs w:val="24"/>
        </w:rPr>
        <w:t xml:space="preserve"> we included natural</w:t>
      </w:r>
      <w:r w:rsidR="008E6398">
        <w:rPr>
          <w:rFonts w:ascii="Times New Roman" w:hAnsi="Times New Roman" w:cs="Times New Roman"/>
          <w:color w:val="0D0D0D" w:themeColor="text1" w:themeTint="F2"/>
          <w:sz w:val="24"/>
          <w:szCs w:val="24"/>
        </w:rPr>
        <w:t xml:space="preserve"> sites at reserves and parks such as Turnbull National Wildlife Refuge, </w:t>
      </w:r>
      <w:r w:rsidR="00FC5AF1">
        <w:rPr>
          <w:rFonts w:ascii="Times New Roman" w:hAnsi="Times New Roman" w:cs="Times New Roman"/>
          <w:color w:val="0D0D0D" w:themeColor="text1" w:themeTint="F2"/>
          <w:sz w:val="24"/>
          <w:szCs w:val="24"/>
        </w:rPr>
        <w:t xml:space="preserve">Hudson Biological Reserve at </w:t>
      </w:r>
      <w:r w:rsidR="008E6398">
        <w:rPr>
          <w:rFonts w:ascii="Times New Roman" w:hAnsi="Times New Roman" w:cs="Times New Roman"/>
          <w:color w:val="0D0D0D" w:themeColor="text1" w:themeTint="F2"/>
          <w:sz w:val="24"/>
          <w:szCs w:val="24"/>
        </w:rPr>
        <w:t xml:space="preserve">Smoot Hill, Kamiak Butte </w:t>
      </w:r>
      <w:r w:rsidR="007D72B1">
        <w:rPr>
          <w:rFonts w:ascii="Times New Roman" w:hAnsi="Times New Roman" w:cs="Times New Roman"/>
          <w:color w:val="0D0D0D" w:themeColor="text1" w:themeTint="F2"/>
          <w:sz w:val="24"/>
          <w:szCs w:val="24"/>
        </w:rPr>
        <w:t xml:space="preserve">County Park, </w:t>
      </w:r>
      <w:r w:rsidR="008E6398">
        <w:rPr>
          <w:rFonts w:ascii="Times New Roman" w:hAnsi="Times New Roman" w:cs="Times New Roman"/>
          <w:color w:val="0D0D0D" w:themeColor="text1" w:themeTint="F2"/>
          <w:sz w:val="24"/>
          <w:szCs w:val="24"/>
        </w:rPr>
        <w:t xml:space="preserve">and Asotin </w:t>
      </w:r>
      <w:r w:rsidR="007D72B1">
        <w:rPr>
          <w:rFonts w:ascii="Times New Roman" w:hAnsi="Times New Roman" w:cs="Times New Roman"/>
          <w:color w:val="0D0D0D" w:themeColor="text1" w:themeTint="F2"/>
          <w:sz w:val="24"/>
          <w:szCs w:val="24"/>
        </w:rPr>
        <w:t>Creek Wildlife Area</w:t>
      </w:r>
      <w:r w:rsidR="00B52932">
        <w:rPr>
          <w:rFonts w:ascii="Times New Roman" w:hAnsi="Times New Roman" w:cs="Times New Roman"/>
          <w:color w:val="0D0D0D" w:themeColor="text1" w:themeTint="F2"/>
          <w:sz w:val="24"/>
          <w:szCs w:val="24"/>
        </w:rPr>
        <w:t xml:space="preserve"> in this study</w:t>
      </w:r>
      <w:r w:rsidR="00C74812">
        <w:rPr>
          <w:rFonts w:ascii="Times New Roman" w:hAnsi="Times New Roman" w:cs="Times New Roman"/>
          <w:color w:val="0D0D0D" w:themeColor="text1" w:themeTint="F2"/>
          <w:sz w:val="24"/>
          <w:szCs w:val="24"/>
        </w:rPr>
        <w:t>,</w:t>
      </w:r>
      <w:r w:rsidR="007D72B1">
        <w:rPr>
          <w:rFonts w:ascii="Times New Roman" w:hAnsi="Times New Roman" w:cs="Times New Roman"/>
          <w:color w:val="0D0D0D" w:themeColor="text1" w:themeTint="F2"/>
          <w:sz w:val="24"/>
          <w:szCs w:val="24"/>
        </w:rPr>
        <w:t xml:space="preserve"> </w:t>
      </w:r>
      <w:proofErr w:type="gramStart"/>
      <w:r w:rsidR="00C74812">
        <w:rPr>
          <w:rFonts w:ascii="Times New Roman" w:hAnsi="Times New Roman" w:cs="Times New Roman"/>
          <w:color w:val="0D0D0D" w:themeColor="text1" w:themeTint="F2"/>
          <w:sz w:val="24"/>
          <w:szCs w:val="24"/>
        </w:rPr>
        <w:t>t</w:t>
      </w:r>
      <w:r w:rsidR="00D67730">
        <w:rPr>
          <w:rFonts w:ascii="Times New Roman" w:hAnsi="Times New Roman" w:cs="Times New Roman"/>
          <w:color w:val="0D0D0D" w:themeColor="text1" w:themeTint="F2"/>
          <w:sz w:val="24"/>
          <w:szCs w:val="24"/>
        </w:rPr>
        <w:t>he majority of</w:t>
      </w:r>
      <w:proofErr w:type="gramEnd"/>
      <w:r w:rsidR="00D67730">
        <w:rPr>
          <w:rFonts w:ascii="Times New Roman" w:hAnsi="Times New Roman" w:cs="Times New Roman"/>
          <w:color w:val="0D0D0D" w:themeColor="text1" w:themeTint="F2"/>
          <w:sz w:val="24"/>
          <w:szCs w:val="24"/>
        </w:rPr>
        <w:t xml:space="preserve"> non-crop land in this </w:t>
      </w:r>
      <w:r w:rsidR="00C74812">
        <w:rPr>
          <w:rFonts w:ascii="Times New Roman" w:hAnsi="Times New Roman" w:cs="Times New Roman"/>
          <w:color w:val="0D0D0D" w:themeColor="text1" w:themeTint="F2"/>
          <w:sz w:val="24"/>
          <w:szCs w:val="24"/>
        </w:rPr>
        <w:t>region</w:t>
      </w:r>
      <w:r w:rsidR="00D67730">
        <w:rPr>
          <w:rFonts w:ascii="Times New Roman" w:hAnsi="Times New Roman" w:cs="Times New Roman"/>
          <w:color w:val="0D0D0D" w:themeColor="text1" w:themeTint="F2"/>
          <w:sz w:val="24"/>
          <w:szCs w:val="24"/>
        </w:rPr>
        <w:t xml:space="preserve"> is </w:t>
      </w:r>
      <w:r w:rsidR="00B52932">
        <w:rPr>
          <w:rFonts w:ascii="Times New Roman" w:hAnsi="Times New Roman" w:cs="Times New Roman"/>
          <w:color w:val="0D0D0D" w:themeColor="text1" w:themeTint="F2"/>
          <w:sz w:val="24"/>
          <w:szCs w:val="24"/>
        </w:rPr>
        <w:t xml:space="preserve">found </w:t>
      </w:r>
      <w:r w:rsidR="00D67730">
        <w:rPr>
          <w:rFonts w:ascii="Times New Roman" w:hAnsi="Times New Roman" w:cs="Times New Roman"/>
          <w:color w:val="0D0D0D" w:themeColor="text1" w:themeTint="F2"/>
          <w:sz w:val="24"/>
          <w:szCs w:val="24"/>
        </w:rPr>
        <w:t>within field margins and along roadsides</w:t>
      </w:r>
      <w:r w:rsidR="00C74812">
        <w:rPr>
          <w:rFonts w:ascii="Times New Roman" w:hAnsi="Times New Roman" w:cs="Times New Roman"/>
          <w:color w:val="0D0D0D" w:themeColor="text1" w:themeTint="F2"/>
          <w:sz w:val="24"/>
          <w:szCs w:val="24"/>
        </w:rPr>
        <w:t xml:space="preserve">. </w:t>
      </w:r>
      <w:r w:rsidR="008F5794">
        <w:rPr>
          <w:rFonts w:ascii="Times New Roman" w:hAnsi="Times New Roman" w:cs="Times New Roman"/>
          <w:color w:val="0D0D0D" w:themeColor="text1" w:themeTint="F2"/>
          <w:sz w:val="24"/>
          <w:szCs w:val="24"/>
        </w:rPr>
        <w:t>H</w:t>
      </w:r>
      <w:r w:rsidR="00D936B5">
        <w:rPr>
          <w:rFonts w:ascii="Times New Roman" w:hAnsi="Times New Roman" w:cs="Times New Roman"/>
          <w:color w:val="0D0D0D" w:themeColor="text1" w:themeTint="F2"/>
          <w:sz w:val="24"/>
          <w:szCs w:val="24"/>
        </w:rPr>
        <w:t xml:space="preserve">abitat patches are </w:t>
      </w:r>
      <w:r>
        <w:rPr>
          <w:rFonts w:ascii="Times New Roman" w:hAnsi="Times New Roman" w:cs="Times New Roman"/>
          <w:color w:val="0D0D0D" w:themeColor="text1" w:themeTint="F2"/>
          <w:sz w:val="24"/>
          <w:szCs w:val="24"/>
        </w:rPr>
        <w:t xml:space="preserve">also </w:t>
      </w:r>
      <w:r w:rsidR="00D936B5">
        <w:rPr>
          <w:rFonts w:ascii="Times New Roman" w:hAnsi="Times New Roman" w:cs="Times New Roman"/>
          <w:color w:val="0D0D0D" w:themeColor="text1" w:themeTint="F2"/>
          <w:sz w:val="24"/>
          <w:szCs w:val="24"/>
        </w:rPr>
        <w:t>very small and unconnected</w:t>
      </w:r>
      <w:r w:rsidR="001E79F7">
        <w:rPr>
          <w:rFonts w:ascii="Times New Roman" w:hAnsi="Times New Roman" w:cs="Times New Roman"/>
          <w:color w:val="0D0D0D" w:themeColor="text1" w:themeTint="F2"/>
          <w:sz w:val="24"/>
          <w:szCs w:val="24"/>
        </w:rPr>
        <w:t xml:space="preserve">, with </w:t>
      </w:r>
      <w:r w:rsidR="00E86CD8">
        <w:rPr>
          <w:rFonts w:ascii="Times New Roman" w:hAnsi="Times New Roman" w:cs="Times New Roman"/>
          <w:color w:val="0D0D0D" w:themeColor="text1" w:themeTint="F2"/>
          <w:sz w:val="24"/>
          <w:szCs w:val="24"/>
        </w:rPr>
        <w:t>limited presence of narrow wildlife corridors</w:t>
      </w:r>
      <w:r>
        <w:rPr>
          <w:rFonts w:ascii="Times New Roman" w:hAnsi="Times New Roman" w:cs="Times New Roman"/>
          <w:color w:val="0D0D0D" w:themeColor="text1" w:themeTint="F2"/>
          <w:sz w:val="24"/>
          <w:szCs w:val="24"/>
        </w:rPr>
        <w:t xml:space="preserve"> (Looney &amp; Eigenbrode, 2012)</w:t>
      </w:r>
      <w:r w:rsidR="00E86CD8">
        <w:rPr>
          <w:rFonts w:ascii="Times New Roman" w:hAnsi="Times New Roman" w:cs="Times New Roman"/>
          <w:color w:val="0D0D0D" w:themeColor="text1" w:themeTint="F2"/>
          <w:sz w:val="24"/>
          <w:szCs w:val="24"/>
        </w:rPr>
        <w:t>.</w:t>
      </w:r>
    </w:p>
    <w:p w14:paraId="11351FE4" w14:textId="401E2A9E" w:rsidR="003645E0" w:rsidRDefault="107BA0D2" w:rsidP="00376DED">
      <w:pPr>
        <w:spacing w:after="0" w:line="480" w:lineRule="auto"/>
        <w:ind w:firstLine="540"/>
        <w:rPr>
          <w:rFonts w:ascii="Times New Roman" w:hAnsi="Times New Roman" w:cs="Times New Roman"/>
          <w:sz w:val="24"/>
          <w:szCs w:val="24"/>
        </w:rPr>
      </w:pPr>
      <w:r w:rsidRPr="3AFC2A7A">
        <w:rPr>
          <w:rFonts w:ascii="Times New Roman" w:hAnsi="Times New Roman" w:cs="Times New Roman"/>
          <w:sz w:val="24"/>
          <w:szCs w:val="24"/>
        </w:rPr>
        <w:t>The single season sampling we report here limits the inference we can make on nutritional patterns with canola.</w:t>
      </w:r>
      <w:r w:rsidR="492D75CC" w:rsidRPr="3AFC2A7A">
        <w:rPr>
          <w:rFonts w:ascii="Times New Roman" w:hAnsi="Times New Roman" w:cs="Times New Roman"/>
          <w:sz w:val="24"/>
          <w:szCs w:val="24"/>
        </w:rPr>
        <w:t xml:space="preserve"> </w:t>
      </w:r>
      <w:r w:rsidR="185F118F" w:rsidRPr="3AFC2A7A">
        <w:rPr>
          <w:rFonts w:ascii="Times New Roman" w:hAnsi="Times New Roman" w:cs="Times New Roman"/>
          <w:sz w:val="24"/>
          <w:szCs w:val="24"/>
        </w:rPr>
        <w:t>Most</w:t>
      </w:r>
      <w:r w:rsidR="000C4ADE">
        <w:rPr>
          <w:rFonts w:ascii="Times New Roman" w:hAnsi="Times New Roman" w:cs="Times New Roman"/>
          <w:sz w:val="24"/>
          <w:szCs w:val="24"/>
        </w:rPr>
        <w:t xml:space="preserve"> of the bees collected in this observational study are </w:t>
      </w:r>
      <w:r w:rsidR="005605AE">
        <w:rPr>
          <w:rFonts w:ascii="Times New Roman" w:hAnsi="Times New Roman" w:cs="Times New Roman"/>
          <w:sz w:val="24"/>
          <w:szCs w:val="24"/>
        </w:rPr>
        <w:t xml:space="preserve">solitary and univoltine, so generational effects from </w:t>
      </w:r>
      <w:r w:rsidR="00B021C2">
        <w:rPr>
          <w:rFonts w:ascii="Times New Roman" w:hAnsi="Times New Roman" w:cs="Times New Roman"/>
          <w:sz w:val="24"/>
          <w:szCs w:val="24"/>
        </w:rPr>
        <w:t xml:space="preserve">maternal resource provisioning </w:t>
      </w:r>
      <w:r w:rsidR="0239F44E" w:rsidRPr="3AFC2A7A">
        <w:rPr>
          <w:rFonts w:ascii="Times New Roman" w:hAnsi="Times New Roman" w:cs="Times New Roman"/>
          <w:sz w:val="24"/>
          <w:szCs w:val="24"/>
        </w:rPr>
        <w:t>c</w:t>
      </w:r>
      <w:r w:rsidR="005605AE">
        <w:rPr>
          <w:rFonts w:ascii="Times New Roman" w:hAnsi="Times New Roman" w:cs="Times New Roman"/>
          <w:sz w:val="24"/>
          <w:szCs w:val="24"/>
        </w:rPr>
        <w:t>ould not be obs</w:t>
      </w:r>
      <w:r w:rsidR="00B021C2">
        <w:rPr>
          <w:rFonts w:ascii="Times New Roman" w:hAnsi="Times New Roman" w:cs="Times New Roman"/>
          <w:sz w:val="24"/>
          <w:szCs w:val="24"/>
        </w:rPr>
        <w:t xml:space="preserve">erved. </w:t>
      </w:r>
      <w:r w:rsidR="77900830" w:rsidRPr="695FC39B">
        <w:rPr>
          <w:rFonts w:ascii="Times New Roman" w:hAnsi="Times New Roman" w:cs="Times New Roman"/>
          <w:sz w:val="24"/>
          <w:szCs w:val="24"/>
        </w:rPr>
        <w:t>However</w:t>
      </w:r>
      <w:r w:rsidR="7E4B4BBF" w:rsidRPr="715D8759">
        <w:rPr>
          <w:rFonts w:ascii="Times New Roman" w:hAnsi="Times New Roman" w:cs="Times New Roman"/>
          <w:sz w:val="24"/>
          <w:szCs w:val="24"/>
        </w:rPr>
        <w:t>,</w:t>
      </w:r>
      <w:r w:rsidR="77900830" w:rsidRPr="695FC39B">
        <w:rPr>
          <w:rFonts w:ascii="Times New Roman" w:hAnsi="Times New Roman" w:cs="Times New Roman"/>
          <w:sz w:val="24"/>
          <w:szCs w:val="24"/>
        </w:rPr>
        <w:t xml:space="preserve"> </w:t>
      </w:r>
      <w:r w:rsidR="0D891BD4" w:rsidRPr="695FC39B">
        <w:rPr>
          <w:rFonts w:ascii="Times New Roman" w:hAnsi="Times New Roman" w:cs="Times New Roman"/>
          <w:sz w:val="24"/>
          <w:szCs w:val="24"/>
        </w:rPr>
        <w:t>r</w:t>
      </w:r>
      <w:r w:rsidR="00D15730" w:rsidRPr="695FC39B">
        <w:rPr>
          <w:rFonts w:ascii="Times New Roman" w:hAnsi="Times New Roman" w:cs="Times New Roman"/>
          <w:sz w:val="24"/>
          <w:szCs w:val="24"/>
        </w:rPr>
        <w:t>esource</w:t>
      </w:r>
      <w:r w:rsidR="00D15730">
        <w:rPr>
          <w:rFonts w:ascii="Times New Roman" w:hAnsi="Times New Roman" w:cs="Times New Roman"/>
          <w:sz w:val="24"/>
          <w:szCs w:val="24"/>
        </w:rPr>
        <w:t xml:space="preserve"> provisioning effects in honey and bumble bees can be measured over the course of a single season </w:t>
      </w:r>
      <w:r w:rsidR="002860B5">
        <w:rPr>
          <w:rFonts w:ascii="Times New Roman" w:hAnsi="Times New Roman" w:cs="Times New Roman"/>
          <w:noProof/>
          <w:sz w:val="24"/>
          <w:szCs w:val="24"/>
        </w:rPr>
        <w:t>(Roger et al.</w:t>
      </w:r>
      <w:r w:rsidR="00421494">
        <w:rPr>
          <w:rFonts w:ascii="Times New Roman" w:hAnsi="Times New Roman" w:cs="Times New Roman"/>
          <w:noProof/>
          <w:sz w:val="24"/>
          <w:szCs w:val="24"/>
        </w:rPr>
        <w:t>,</w:t>
      </w:r>
      <w:r w:rsidR="002860B5">
        <w:rPr>
          <w:rFonts w:ascii="Times New Roman" w:hAnsi="Times New Roman" w:cs="Times New Roman"/>
          <w:noProof/>
          <w:sz w:val="24"/>
          <w:szCs w:val="24"/>
        </w:rPr>
        <w:t xml:space="preserve"> 2017</w:t>
      </w:r>
      <w:r w:rsidR="0000225B">
        <w:rPr>
          <w:rFonts w:ascii="Times New Roman" w:hAnsi="Times New Roman" w:cs="Times New Roman"/>
          <w:noProof/>
          <w:sz w:val="24"/>
          <w:szCs w:val="24"/>
        </w:rPr>
        <w:t>;</w:t>
      </w:r>
      <w:r w:rsidR="002860B5">
        <w:rPr>
          <w:rFonts w:ascii="Times New Roman" w:hAnsi="Times New Roman" w:cs="Times New Roman"/>
          <w:noProof/>
          <w:sz w:val="24"/>
          <w:szCs w:val="24"/>
        </w:rPr>
        <w:t xml:space="preserve"> Sauthier et al.</w:t>
      </w:r>
      <w:r w:rsidR="00421494">
        <w:rPr>
          <w:rFonts w:ascii="Times New Roman" w:hAnsi="Times New Roman" w:cs="Times New Roman"/>
          <w:noProof/>
          <w:sz w:val="24"/>
          <w:szCs w:val="24"/>
        </w:rPr>
        <w:t>,</w:t>
      </w:r>
      <w:r w:rsidR="002860B5">
        <w:rPr>
          <w:rFonts w:ascii="Times New Roman" w:hAnsi="Times New Roman" w:cs="Times New Roman"/>
          <w:noProof/>
          <w:sz w:val="24"/>
          <w:szCs w:val="24"/>
        </w:rPr>
        <w:t xml:space="preserve"> 2017)</w:t>
      </w:r>
      <w:r w:rsidR="133923D3" w:rsidRPr="4833FECD">
        <w:rPr>
          <w:rFonts w:ascii="Times New Roman" w:hAnsi="Times New Roman" w:cs="Times New Roman"/>
          <w:sz w:val="24"/>
          <w:szCs w:val="24"/>
        </w:rPr>
        <w:t>.</w:t>
      </w:r>
      <w:r w:rsidR="484FA619" w:rsidRPr="4833FECD">
        <w:rPr>
          <w:rFonts w:ascii="Times New Roman" w:hAnsi="Times New Roman" w:cs="Times New Roman"/>
          <w:sz w:val="24"/>
          <w:szCs w:val="24"/>
        </w:rPr>
        <w:t xml:space="preserve"> </w:t>
      </w:r>
      <w:r w:rsidR="7B08A70D" w:rsidRPr="3BE56AA7">
        <w:rPr>
          <w:rFonts w:ascii="Times New Roman" w:hAnsi="Times New Roman" w:cs="Times New Roman"/>
          <w:sz w:val="24"/>
          <w:szCs w:val="24"/>
        </w:rPr>
        <w:t xml:space="preserve">Unique to our study is </w:t>
      </w:r>
      <w:r w:rsidR="7B08A70D" w:rsidRPr="7994D409">
        <w:rPr>
          <w:rFonts w:ascii="Times New Roman" w:hAnsi="Times New Roman" w:cs="Times New Roman"/>
          <w:sz w:val="24"/>
          <w:szCs w:val="24"/>
        </w:rPr>
        <w:t>that</w:t>
      </w:r>
      <w:r w:rsidR="484FA619" w:rsidRPr="314B96A9">
        <w:rPr>
          <w:rFonts w:ascii="Times New Roman" w:hAnsi="Times New Roman" w:cs="Times New Roman"/>
          <w:sz w:val="24"/>
          <w:szCs w:val="24"/>
        </w:rPr>
        <w:t xml:space="preserve"> the potential nutritional </w:t>
      </w:r>
      <w:r w:rsidR="484FA619" w:rsidRPr="4290AA89">
        <w:rPr>
          <w:rFonts w:ascii="Times New Roman" w:hAnsi="Times New Roman" w:cs="Times New Roman"/>
          <w:sz w:val="24"/>
          <w:szCs w:val="24"/>
        </w:rPr>
        <w:t>benefit of can</w:t>
      </w:r>
      <w:r w:rsidR="514BF8E9" w:rsidRPr="4290AA89">
        <w:rPr>
          <w:rFonts w:ascii="Times New Roman" w:hAnsi="Times New Roman" w:cs="Times New Roman"/>
          <w:sz w:val="24"/>
          <w:szCs w:val="24"/>
        </w:rPr>
        <w:t xml:space="preserve">ola appears </w:t>
      </w:r>
      <w:r w:rsidR="514BF8E9" w:rsidRPr="5289BFF8">
        <w:rPr>
          <w:rFonts w:ascii="Times New Roman" w:hAnsi="Times New Roman" w:cs="Times New Roman"/>
          <w:sz w:val="24"/>
          <w:szCs w:val="24"/>
        </w:rPr>
        <w:t>only applicable when canola is sparse in the landscape</w:t>
      </w:r>
      <w:r w:rsidR="048B5125" w:rsidRPr="2E4DCAF6">
        <w:rPr>
          <w:rFonts w:ascii="Times New Roman" w:hAnsi="Times New Roman" w:cs="Times New Roman"/>
          <w:sz w:val="24"/>
          <w:szCs w:val="24"/>
        </w:rPr>
        <w:t>. Despite the lack of long-term, maternal-effect testing,</w:t>
      </w:r>
      <w:r w:rsidR="514BF8E9" w:rsidRPr="0CAAF52F">
        <w:rPr>
          <w:rFonts w:ascii="Times New Roman" w:hAnsi="Times New Roman" w:cs="Times New Roman"/>
          <w:sz w:val="24"/>
          <w:szCs w:val="24"/>
        </w:rPr>
        <w:t xml:space="preserve"> we reason that our results </w:t>
      </w:r>
      <w:r w:rsidR="27DA172E" w:rsidRPr="2E4DCAF6">
        <w:rPr>
          <w:rFonts w:ascii="Times New Roman" w:hAnsi="Times New Roman" w:cs="Times New Roman"/>
          <w:sz w:val="24"/>
          <w:szCs w:val="24"/>
        </w:rPr>
        <w:t xml:space="preserve">highlight </w:t>
      </w:r>
      <w:r w:rsidR="27DA172E" w:rsidRPr="630CDE08">
        <w:rPr>
          <w:rFonts w:ascii="Times New Roman" w:hAnsi="Times New Roman" w:cs="Times New Roman"/>
          <w:sz w:val="24"/>
          <w:szCs w:val="24"/>
        </w:rPr>
        <w:t>that the effects of mass-flowering</w:t>
      </w:r>
      <w:r w:rsidR="514BF8E9" w:rsidRPr="2E4DCAF6">
        <w:rPr>
          <w:rFonts w:ascii="Times New Roman" w:hAnsi="Times New Roman" w:cs="Times New Roman"/>
          <w:sz w:val="24"/>
          <w:szCs w:val="24"/>
        </w:rPr>
        <w:t xml:space="preserve"> </w:t>
      </w:r>
      <w:r w:rsidR="27DA172E" w:rsidRPr="5A274707">
        <w:rPr>
          <w:rFonts w:ascii="Times New Roman" w:hAnsi="Times New Roman" w:cs="Times New Roman"/>
          <w:sz w:val="24"/>
          <w:szCs w:val="24"/>
        </w:rPr>
        <w:t xml:space="preserve">crops on bees are </w:t>
      </w:r>
      <w:r w:rsidR="0B087678" w:rsidRPr="6077B81C">
        <w:rPr>
          <w:rFonts w:ascii="Times New Roman" w:hAnsi="Times New Roman" w:cs="Times New Roman"/>
          <w:sz w:val="24"/>
          <w:szCs w:val="24"/>
        </w:rPr>
        <w:t xml:space="preserve">not </w:t>
      </w:r>
      <w:r w:rsidR="0B087678" w:rsidRPr="5B395CA5">
        <w:rPr>
          <w:rFonts w:ascii="Times New Roman" w:hAnsi="Times New Roman" w:cs="Times New Roman"/>
          <w:sz w:val="24"/>
          <w:szCs w:val="24"/>
        </w:rPr>
        <w:t>straightforward and</w:t>
      </w:r>
      <w:r w:rsidR="514BF8E9" w:rsidRPr="5A274707">
        <w:rPr>
          <w:rFonts w:ascii="Times New Roman" w:hAnsi="Times New Roman" w:cs="Times New Roman"/>
          <w:sz w:val="24"/>
          <w:szCs w:val="24"/>
        </w:rPr>
        <w:t xml:space="preserve"> </w:t>
      </w:r>
      <w:r w:rsidR="022FEBFB" w:rsidRPr="3CEB2999">
        <w:rPr>
          <w:rFonts w:ascii="Times New Roman" w:hAnsi="Times New Roman" w:cs="Times New Roman"/>
          <w:sz w:val="24"/>
          <w:szCs w:val="24"/>
        </w:rPr>
        <w:t>necessitate further study</w:t>
      </w:r>
      <w:r w:rsidR="00D15730" w:rsidRPr="3CEB2999">
        <w:rPr>
          <w:rFonts w:ascii="Times New Roman" w:hAnsi="Times New Roman" w:cs="Times New Roman"/>
          <w:sz w:val="24"/>
          <w:szCs w:val="24"/>
        </w:rPr>
        <w:t>.</w:t>
      </w:r>
      <w:r w:rsidR="00DA3CF0">
        <w:rPr>
          <w:rFonts w:ascii="Times New Roman" w:hAnsi="Times New Roman" w:cs="Times New Roman"/>
          <w:sz w:val="24"/>
          <w:szCs w:val="24"/>
        </w:rPr>
        <w:t xml:space="preserve"> </w:t>
      </w:r>
      <w:commentRangeStart w:id="212"/>
      <w:del w:id="213" w:author="Helmreich, Salena" w:date="2026-04-16T15:05:00Z" w16du:dateUtc="2026-04-16T13:05:00Z">
        <w:r w:rsidR="0033422C" w:rsidDel="000C6AA5">
          <w:rPr>
            <w:rFonts w:ascii="Times New Roman" w:hAnsi="Times New Roman" w:cs="Times New Roman"/>
            <w:sz w:val="24"/>
            <w:szCs w:val="24"/>
          </w:rPr>
          <w:delText>Additionally, i</w:delText>
        </w:r>
        <w:r w:rsidR="001B6CB2" w:rsidDel="000C6AA5">
          <w:rPr>
            <w:rFonts w:ascii="Times New Roman" w:hAnsi="Times New Roman" w:cs="Times New Roman"/>
            <w:sz w:val="24"/>
            <w:szCs w:val="24"/>
          </w:rPr>
          <w:delText>n Washington</w:delText>
        </w:r>
        <w:r w:rsidR="002E21E3" w:rsidDel="000C6AA5">
          <w:rPr>
            <w:rFonts w:ascii="Times New Roman" w:hAnsi="Times New Roman" w:cs="Times New Roman"/>
            <w:sz w:val="24"/>
            <w:szCs w:val="24"/>
          </w:rPr>
          <w:delText xml:space="preserve"> it is </w:delText>
        </w:r>
      </w:del>
      <w:del w:id="214" w:author="Helmreich, Salena" w:date="2026-04-16T14:08:00Z" w16du:dateUtc="2026-04-16T12:08:00Z">
        <w:r w:rsidR="002E21E3" w:rsidDel="002F7E77">
          <w:rPr>
            <w:rFonts w:ascii="Times New Roman" w:hAnsi="Times New Roman" w:cs="Times New Roman"/>
            <w:sz w:val="24"/>
            <w:szCs w:val="24"/>
          </w:rPr>
          <w:delText xml:space="preserve">less </w:delText>
        </w:r>
      </w:del>
      <w:del w:id="215" w:author="Helmreich, Salena" w:date="2026-04-16T15:05:00Z" w16du:dateUtc="2026-04-16T13:05:00Z">
        <w:r w:rsidR="002E21E3" w:rsidDel="000C6AA5">
          <w:rPr>
            <w:rFonts w:ascii="Times New Roman" w:hAnsi="Times New Roman" w:cs="Times New Roman"/>
            <w:sz w:val="24"/>
            <w:szCs w:val="24"/>
          </w:rPr>
          <w:delText xml:space="preserve">common </w:delText>
        </w:r>
        <w:r w:rsidR="00BA4E86" w:rsidDel="000C6AA5">
          <w:rPr>
            <w:rFonts w:ascii="Times New Roman" w:hAnsi="Times New Roman" w:cs="Times New Roman"/>
            <w:sz w:val="24"/>
            <w:szCs w:val="24"/>
          </w:rPr>
          <w:delText xml:space="preserve">for growers </w:delText>
        </w:r>
        <w:r w:rsidR="002E21E3" w:rsidDel="000C6AA5">
          <w:rPr>
            <w:rFonts w:ascii="Times New Roman" w:hAnsi="Times New Roman" w:cs="Times New Roman"/>
            <w:sz w:val="24"/>
            <w:szCs w:val="24"/>
          </w:rPr>
          <w:delText xml:space="preserve">to </w:delText>
        </w:r>
        <w:r w:rsidR="00BA4E86" w:rsidDel="000C6AA5">
          <w:rPr>
            <w:rFonts w:ascii="Times New Roman" w:hAnsi="Times New Roman" w:cs="Times New Roman"/>
            <w:sz w:val="24"/>
            <w:szCs w:val="24"/>
          </w:rPr>
          <w:delText xml:space="preserve">rent and </w:delText>
        </w:r>
        <w:r w:rsidR="002E21E3" w:rsidDel="000C6AA5">
          <w:rPr>
            <w:rFonts w:ascii="Times New Roman" w:hAnsi="Times New Roman" w:cs="Times New Roman"/>
            <w:sz w:val="24"/>
            <w:szCs w:val="24"/>
          </w:rPr>
          <w:delText xml:space="preserve">stock honey </w:delText>
        </w:r>
        <w:r w:rsidR="002E21E3" w:rsidDel="000C6AA5">
          <w:rPr>
            <w:rFonts w:ascii="Times New Roman" w:hAnsi="Times New Roman" w:cs="Times New Roman"/>
            <w:sz w:val="24"/>
            <w:szCs w:val="24"/>
          </w:rPr>
          <w:lastRenderedPageBreak/>
          <w:delText xml:space="preserve">bee colonies for </w:delText>
        </w:r>
        <w:r w:rsidR="00BA4E86" w:rsidDel="000C6AA5">
          <w:rPr>
            <w:rFonts w:ascii="Times New Roman" w:hAnsi="Times New Roman" w:cs="Times New Roman"/>
            <w:sz w:val="24"/>
            <w:szCs w:val="24"/>
          </w:rPr>
          <w:delText xml:space="preserve">canola </w:delText>
        </w:r>
        <w:r w:rsidR="002E21E3" w:rsidDel="000C6AA5">
          <w:rPr>
            <w:rFonts w:ascii="Times New Roman" w:hAnsi="Times New Roman" w:cs="Times New Roman"/>
            <w:sz w:val="24"/>
            <w:szCs w:val="24"/>
          </w:rPr>
          <w:delText>pollination</w:delText>
        </w:r>
        <w:r w:rsidR="00BA4E86" w:rsidDel="000C6AA5">
          <w:rPr>
            <w:rFonts w:ascii="Times New Roman" w:hAnsi="Times New Roman" w:cs="Times New Roman"/>
            <w:sz w:val="24"/>
            <w:szCs w:val="24"/>
          </w:rPr>
          <w:delText xml:space="preserve"> than in</w:delText>
        </w:r>
        <w:r w:rsidR="007035FE" w:rsidDel="000C6AA5">
          <w:rPr>
            <w:rFonts w:ascii="Times New Roman" w:hAnsi="Times New Roman" w:cs="Times New Roman"/>
            <w:sz w:val="24"/>
            <w:szCs w:val="24"/>
          </w:rPr>
          <w:delText xml:space="preserve"> parts of Canada or other major production regions</w:delText>
        </w:r>
        <w:commentRangeEnd w:id="212"/>
        <w:r w:rsidR="00F821BB" w:rsidDel="000C6AA5">
          <w:rPr>
            <w:rStyle w:val="CommentReference"/>
            <w:rFonts w:ascii="Times New Roman" w:hAnsi="Times New Roman" w:cs="Times New Roman"/>
            <w:sz w:val="24"/>
            <w:szCs w:val="24"/>
          </w:rPr>
          <w:commentReference w:id="212"/>
        </w:r>
      </w:del>
      <w:ins w:id="216" w:author="Helmreich, Salena" w:date="2026-04-16T14:09:00Z" w16du:dateUtc="2026-04-16T12:09:00Z">
        <w:r w:rsidR="00334012">
          <w:rPr>
            <w:rFonts w:ascii="Times New Roman" w:hAnsi="Times New Roman" w:cs="Times New Roman"/>
            <w:sz w:val="24"/>
            <w:szCs w:val="24"/>
          </w:rPr>
          <w:t xml:space="preserve">Canola, in general, is wind pollinated and </w:t>
        </w:r>
      </w:ins>
      <w:ins w:id="217" w:author="Helmreich, Salena" w:date="2026-04-16T13:39:00Z" w16du:dateUtc="2026-04-16T11:39:00Z">
        <w:r w:rsidR="00D9190E">
          <w:rPr>
            <w:rFonts w:ascii="Times New Roman" w:hAnsi="Times New Roman" w:cs="Times New Roman"/>
            <w:sz w:val="24"/>
            <w:szCs w:val="24"/>
          </w:rPr>
          <w:t>canola in Washington is primarily grown for biofuel</w:t>
        </w:r>
      </w:ins>
      <w:ins w:id="218" w:author="Helmreich, Salena" w:date="2026-04-16T14:09:00Z" w16du:dateUtc="2026-04-16T12:09:00Z">
        <w:r w:rsidR="00D33389">
          <w:rPr>
            <w:rFonts w:ascii="Times New Roman" w:hAnsi="Times New Roman" w:cs="Times New Roman"/>
            <w:sz w:val="24"/>
            <w:szCs w:val="24"/>
          </w:rPr>
          <w:t xml:space="preserve">, however </w:t>
        </w:r>
      </w:ins>
      <w:ins w:id="219" w:author="Helmreich, Salena" w:date="2026-04-16T14:10:00Z" w16du:dateUtc="2026-04-16T12:10:00Z">
        <w:r w:rsidR="00D33389">
          <w:rPr>
            <w:rFonts w:ascii="Times New Roman" w:hAnsi="Times New Roman" w:cs="Times New Roman"/>
            <w:sz w:val="24"/>
            <w:szCs w:val="24"/>
          </w:rPr>
          <w:t xml:space="preserve">canola seed production does require managed </w:t>
        </w:r>
        <w:proofErr w:type="gramStart"/>
        <w:r w:rsidR="00D33389">
          <w:rPr>
            <w:rFonts w:ascii="Times New Roman" w:hAnsi="Times New Roman" w:cs="Times New Roman"/>
            <w:sz w:val="24"/>
            <w:szCs w:val="24"/>
          </w:rPr>
          <w:t>honey bee</w:t>
        </w:r>
        <w:proofErr w:type="gramEnd"/>
        <w:r w:rsidR="00D33389">
          <w:rPr>
            <w:rFonts w:ascii="Times New Roman" w:hAnsi="Times New Roman" w:cs="Times New Roman"/>
            <w:sz w:val="24"/>
            <w:szCs w:val="24"/>
          </w:rPr>
          <w:t xml:space="preserve"> pollination for production</w:t>
        </w:r>
      </w:ins>
      <w:ins w:id="220" w:author="Helmreich, Salena" w:date="2026-04-16T13:39:00Z" w16du:dateUtc="2026-04-16T11:39:00Z">
        <w:r w:rsidR="00D9190E">
          <w:rPr>
            <w:rFonts w:ascii="Times New Roman" w:hAnsi="Times New Roman" w:cs="Times New Roman"/>
            <w:sz w:val="24"/>
            <w:szCs w:val="24"/>
          </w:rPr>
          <w:t xml:space="preserve"> </w:t>
        </w:r>
      </w:ins>
      <w:r w:rsidR="007D0E54">
        <w:rPr>
          <w:rFonts w:ascii="Times New Roman" w:hAnsi="Times New Roman" w:cs="Times New Roman"/>
          <w:noProof/>
          <w:sz w:val="24"/>
          <w:szCs w:val="24"/>
        </w:rPr>
        <w:t>(Sowers et al. 2014, Bjerke et al. 2020</w:t>
      </w:r>
      <w:del w:id="221" w:author="Helmreich, Salena" w:date="2026-04-16T14:11:00Z" w16du:dateUtc="2026-04-16T12:11:00Z">
        <w:r w:rsidR="007D0E54" w:rsidDel="00810140">
          <w:rPr>
            <w:rFonts w:ascii="Times New Roman" w:hAnsi="Times New Roman" w:cs="Times New Roman"/>
            <w:noProof/>
            <w:sz w:val="24"/>
            <w:szCs w:val="24"/>
          </w:rPr>
          <w:delText xml:space="preserve"> Feb 15</w:delText>
        </w:r>
      </w:del>
      <w:r w:rsidR="007D0E54">
        <w:rPr>
          <w:rFonts w:ascii="Times New Roman" w:hAnsi="Times New Roman" w:cs="Times New Roman"/>
          <w:noProof/>
          <w:sz w:val="24"/>
          <w:szCs w:val="24"/>
        </w:rPr>
        <w:t>)</w:t>
      </w:r>
      <w:r w:rsidR="00BA4E86">
        <w:rPr>
          <w:rFonts w:ascii="Times New Roman" w:hAnsi="Times New Roman" w:cs="Times New Roman"/>
          <w:sz w:val="24"/>
          <w:szCs w:val="24"/>
        </w:rPr>
        <w:t>.</w:t>
      </w:r>
      <w:r w:rsidR="00D431B3">
        <w:rPr>
          <w:rFonts w:ascii="Times New Roman" w:hAnsi="Times New Roman" w:cs="Times New Roman"/>
          <w:sz w:val="24"/>
          <w:szCs w:val="24"/>
        </w:rPr>
        <w:t xml:space="preserve"> </w:t>
      </w:r>
      <w:ins w:id="222" w:author="Helmreich, Salena" w:date="2026-04-16T13:44:00Z" w16du:dateUtc="2026-04-16T11:44:00Z">
        <w:r w:rsidR="006D109C">
          <w:rPr>
            <w:rFonts w:ascii="Times New Roman" w:hAnsi="Times New Roman" w:cs="Times New Roman"/>
            <w:sz w:val="24"/>
            <w:szCs w:val="24"/>
          </w:rPr>
          <w:t xml:space="preserve">While honey bee stocking is </w:t>
        </w:r>
        <w:r w:rsidR="0062701C">
          <w:rPr>
            <w:rFonts w:ascii="Times New Roman" w:hAnsi="Times New Roman" w:cs="Times New Roman"/>
            <w:sz w:val="24"/>
            <w:szCs w:val="24"/>
          </w:rPr>
          <w:t xml:space="preserve">not </w:t>
        </w:r>
      </w:ins>
      <w:ins w:id="223" w:author="Helmreich, Salena" w:date="2026-04-16T13:45:00Z" w16du:dateUtc="2026-04-16T11:45:00Z">
        <w:r w:rsidR="0062701C">
          <w:rPr>
            <w:rFonts w:ascii="Times New Roman" w:hAnsi="Times New Roman" w:cs="Times New Roman"/>
            <w:sz w:val="24"/>
            <w:szCs w:val="24"/>
          </w:rPr>
          <w:t xml:space="preserve">widespread in Washington canola, it does </w:t>
        </w:r>
        <w:r w:rsidR="00870F7A">
          <w:rPr>
            <w:rFonts w:ascii="Times New Roman" w:hAnsi="Times New Roman" w:cs="Times New Roman"/>
            <w:sz w:val="24"/>
            <w:szCs w:val="24"/>
          </w:rPr>
          <w:t>occur</w:t>
        </w:r>
      </w:ins>
      <w:ins w:id="224" w:author="Helmreich, Salena" w:date="2026-04-16T14:08:00Z" w16du:dateUtc="2026-04-16T12:08:00Z">
        <w:r w:rsidR="00AB2204">
          <w:rPr>
            <w:rFonts w:ascii="Times New Roman" w:hAnsi="Times New Roman" w:cs="Times New Roman"/>
            <w:sz w:val="24"/>
            <w:szCs w:val="24"/>
          </w:rPr>
          <w:t xml:space="preserve"> unofficially</w:t>
        </w:r>
      </w:ins>
      <w:ins w:id="225" w:author="Helmreich, Salena" w:date="2026-04-16T13:45:00Z" w16du:dateUtc="2026-04-16T11:45:00Z">
        <w:r w:rsidR="00870F7A">
          <w:rPr>
            <w:rFonts w:ascii="Times New Roman" w:hAnsi="Times New Roman" w:cs="Times New Roman"/>
            <w:sz w:val="24"/>
            <w:szCs w:val="24"/>
          </w:rPr>
          <w:t xml:space="preserve"> to a small degree in the Palouse</w:t>
        </w:r>
      </w:ins>
      <w:ins w:id="226" w:author="Helmreich, Salena" w:date="2026-04-16T13:55:00Z" w16du:dateUtc="2026-04-16T11:55:00Z">
        <w:r w:rsidR="004778E4">
          <w:rPr>
            <w:rFonts w:ascii="Times New Roman" w:hAnsi="Times New Roman" w:cs="Times New Roman"/>
            <w:sz w:val="24"/>
            <w:szCs w:val="24"/>
          </w:rPr>
          <w:t xml:space="preserve"> – commercial honey bees </w:t>
        </w:r>
        <w:r w:rsidR="001E2CB7">
          <w:rPr>
            <w:rFonts w:ascii="Times New Roman" w:hAnsi="Times New Roman" w:cs="Times New Roman"/>
            <w:sz w:val="24"/>
            <w:szCs w:val="24"/>
          </w:rPr>
          <w:t xml:space="preserve">in transit </w:t>
        </w:r>
      </w:ins>
      <w:ins w:id="227" w:author="Helmreich, Salena" w:date="2026-04-16T13:57:00Z" w16du:dateUtc="2026-04-16T11:57:00Z">
        <w:r w:rsidR="00BA5E39">
          <w:rPr>
            <w:rFonts w:ascii="Times New Roman" w:hAnsi="Times New Roman" w:cs="Times New Roman"/>
            <w:sz w:val="24"/>
            <w:szCs w:val="24"/>
          </w:rPr>
          <w:t xml:space="preserve">back to their state of origin </w:t>
        </w:r>
      </w:ins>
      <w:ins w:id="228" w:author="Helmreich, Salena" w:date="2026-04-16T13:55:00Z" w16du:dateUtc="2026-04-16T11:55:00Z">
        <w:r w:rsidR="004778E4">
          <w:rPr>
            <w:rFonts w:ascii="Times New Roman" w:hAnsi="Times New Roman" w:cs="Times New Roman"/>
            <w:sz w:val="24"/>
            <w:szCs w:val="24"/>
          </w:rPr>
          <w:t xml:space="preserve">will </w:t>
        </w:r>
        <w:r w:rsidR="001E2CB7">
          <w:rPr>
            <w:rFonts w:ascii="Times New Roman" w:hAnsi="Times New Roman" w:cs="Times New Roman"/>
            <w:sz w:val="24"/>
            <w:szCs w:val="24"/>
          </w:rPr>
          <w:t xml:space="preserve">be placed in or around canola fields for short periods of “rest” after </w:t>
        </w:r>
      </w:ins>
      <w:ins w:id="229" w:author="Helmreich, Salena" w:date="2026-04-16T13:56:00Z" w16du:dateUtc="2026-04-16T11:56:00Z">
        <w:r w:rsidR="00170D97">
          <w:rPr>
            <w:rFonts w:ascii="Times New Roman" w:hAnsi="Times New Roman" w:cs="Times New Roman"/>
            <w:sz w:val="24"/>
            <w:szCs w:val="24"/>
          </w:rPr>
          <w:t xml:space="preserve">contract </w:t>
        </w:r>
      </w:ins>
      <w:ins w:id="230" w:author="Helmreich, Salena" w:date="2026-04-16T13:55:00Z" w16du:dateUtc="2026-04-16T11:55:00Z">
        <w:r w:rsidR="00852DD5">
          <w:rPr>
            <w:rFonts w:ascii="Times New Roman" w:hAnsi="Times New Roman" w:cs="Times New Roman"/>
            <w:sz w:val="24"/>
            <w:szCs w:val="24"/>
          </w:rPr>
          <w:t>pollinatio</w:t>
        </w:r>
      </w:ins>
      <w:ins w:id="231" w:author="Helmreich, Salena" w:date="2026-04-16T13:56:00Z" w16du:dateUtc="2026-04-16T11:56:00Z">
        <w:r w:rsidR="00852DD5">
          <w:rPr>
            <w:rFonts w:ascii="Times New Roman" w:hAnsi="Times New Roman" w:cs="Times New Roman"/>
            <w:sz w:val="24"/>
            <w:szCs w:val="24"/>
          </w:rPr>
          <w:t>n in almonds, tree fruits, and small fruits</w:t>
        </w:r>
        <w:r w:rsidR="00170D97">
          <w:rPr>
            <w:rFonts w:ascii="Times New Roman" w:hAnsi="Times New Roman" w:cs="Times New Roman"/>
            <w:sz w:val="24"/>
            <w:szCs w:val="24"/>
          </w:rPr>
          <w:t xml:space="preserve"> in Cal</w:t>
        </w:r>
      </w:ins>
      <w:ins w:id="232" w:author="Helmreich, Salena" w:date="2026-04-16T13:57:00Z" w16du:dateUtc="2026-04-16T11:57:00Z">
        <w:r w:rsidR="00170D97">
          <w:rPr>
            <w:rFonts w:ascii="Times New Roman" w:hAnsi="Times New Roman" w:cs="Times New Roman"/>
            <w:sz w:val="24"/>
            <w:szCs w:val="24"/>
          </w:rPr>
          <w:t xml:space="preserve">ifornia, Oregon, and Washington </w:t>
        </w:r>
      </w:ins>
      <w:ins w:id="233" w:author="Helmreich, Salena" w:date="2026-04-16T13:52:00Z" w16du:dateUtc="2026-04-16T11:52:00Z">
        <w:r w:rsidR="00C945C6">
          <w:rPr>
            <w:rFonts w:ascii="Times New Roman" w:hAnsi="Times New Roman" w:cs="Times New Roman"/>
            <w:sz w:val="24"/>
            <w:szCs w:val="24"/>
          </w:rPr>
          <w:t>(</w:t>
        </w:r>
        <w:r w:rsidR="002273F1">
          <w:rPr>
            <w:rFonts w:ascii="Times New Roman" w:hAnsi="Times New Roman" w:cs="Times New Roman"/>
            <w:sz w:val="24"/>
            <w:szCs w:val="24"/>
          </w:rPr>
          <w:t xml:space="preserve">Anonymous grower, personal communication, </w:t>
        </w:r>
        <w:r w:rsidR="008674EA">
          <w:rPr>
            <w:rFonts w:ascii="Times New Roman" w:hAnsi="Times New Roman" w:cs="Times New Roman"/>
            <w:sz w:val="24"/>
            <w:szCs w:val="24"/>
          </w:rPr>
          <w:t>2</w:t>
        </w:r>
      </w:ins>
      <w:ins w:id="234" w:author="Helmreich, Salena" w:date="2026-04-16T13:53:00Z" w16du:dateUtc="2026-04-16T11:53:00Z">
        <w:r w:rsidR="008674EA">
          <w:rPr>
            <w:rFonts w:ascii="Times New Roman" w:hAnsi="Times New Roman" w:cs="Times New Roman"/>
            <w:sz w:val="24"/>
            <w:szCs w:val="24"/>
          </w:rPr>
          <w:t>023)</w:t>
        </w:r>
      </w:ins>
      <w:ins w:id="235" w:author="Helmreich, Salena" w:date="2026-04-16T13:57:00Z" w16du:dateUtc="2026-04-16T11:57:00Z">
        <w:r w:rsidR="00BA5E39">
          <w:rPr>
            <w:rFonts w:ascii="Times New Roman" w:hAnsi="Times New Roman" w:cs="Times New Roman"/>
            <w:sz w:val="24"/>
            <w:szCs w:val="24"/>
          </w:rPr>
          <w:t>.</w:t>
        </w:r>
      </w:ins>
      <w:commentRangeStart w:id="236"/>
      <w:ins w:id="237" w:author="Helmreich, Salena" w:date="2026-04-16T14:11:00Z" w16du:dateUtc="2026-04-16T12:11:00Z">
        <w:r w:rsidR="00810140">
          <w:rPr>
            <w:rFonts w:ascii="Times New Roman" w:hAnsi="Times New Roman" w:cs="Times New Roman"/>
            <w:sz w:val="24"/>
            <w:szCs w:val="24"/>
          </w:rPr>
          <w:t xml:space="preserve"> This study was designed </w:t>
        </w:r>
        <w:r w:rsidR="006D163D">
          <w:rPr>
            <w:rFonts w:ascii="Times New Roman" w:hAnsi="Times New Roman" w:cs="Times New Roman"/>
            <w:sz w:val="24"/>
            <w:szCs w:val="24"/>
          </w:rPr>
          <w:t>with the ass</w:t>
        </w:r>
      </w:ins>
      <w:ins w:id="238" w:author="Helmreich, Salena" w:date="2026-04-16T14:12:00Z" w16du:dateUtc="2026-04-16T12:12:00Z">
        <w:r w:rsidR="006D163D">
          <w:rPr>
            <w:rFonts w:ascii="Times New Roman" w:hAnsi="Times New Roman" w:cs="Times New Roman"/>
            <w:sz w:val="24"/>
            <w:szCs w:val="24"/>
          </w:rPr>
          <w:t xml:space="preserve">umption that managed bees would be </w:t>
        </w:r>
        <w:r w:rsidR="00BB12D9">
          <w:rPr>
            <w:rFonts w:ascii="Times New Roman" w:hAnsi="Times New Roman" w:cs="Times New Roman"/>
            <w:sz w:val="24"/>
            <w:szCs w:val="24"/>
          </w:rPr>
          <w:t xml:space="preserve">more </w:t>
        </w:r>
      </w:ins>
      <w:ins w:id="239" w:author="Helmreich, Salena" w:date="2026-04-16T14:13:00Z" w16du:dateUtc="2026-04-16T12:13:00Z">
        <w:r w:rsidR="00AF7BD5">
          <w:rPr>
            <w:rFonts w:ascii="Times New Roman" w:hAnsi="Times New Roman" w:cs="Times New Roman"/>
            <w:sz w:val="24"/>
            <w:szCs w:val="24"/>
          </w:rPr>
          <w:t>present</w:t>
        </w:r>
      </w:ins>
      <w:ins w:id="240" w:author="Helmreich, Salena" w:date="2026-04-16T14:12:00Z" w16du:dateUtc="2026-04-16T12:12:00Z">
        <w:r w:rsidR="00BB12D9">
          <w:rPr>
            <w:rFonts w:ascii="Times New Roman" w:hAnsi="Times New Roman" w:cs="Times New Roman"/>
            <w:sz w:val="24"/>
            <w:szCs w:val="24"/>
          </w:rPr>
          <w:t xml:space="preserve"> in Palouse canola fields than </w:t>
        </w:r>
      </w:ins>
      <w:ins w:id="241" w:author="Helmreich, Salena" w:date="2026-04-16T14:13:00Z" w16du:dateUtc="2026-04-16T12:13:00Z">
        <w:r w:rsidR="00AF7BD5">
          <w:rPr>
            <w:rFonts w:ascii="Times New Roman" w:hAnsi="Times New Roman" w:cs="Times New Roman"/>
            <w:sz w:val="24"/>
            <w:szCs w:val="24"/>
          </w:rPr>
          <w:t>this study</w:t>
        </w:r>
      </w:ins>
      <w:ins w:id="242" w:author="Helmreich, Salena" w:date="2026-04-16T14:12:00Z" w16du:dateUtc="2026-04-16T12:12:00Z">
        <w:r w:rsidR="00BB12D9">
          <w:rPr>
            <w:rFonts w:ascii="Times New Roman" w:hAnsi="Times New Roman" w:cs="Times New Roman"/>
            <w:sz w:val="24"/>
            <w:szCs w:val="24"/>
          </w:rPr>
          <w:t xml:space="preserve"> </w:t>
        </w:r>
      </w:ins>
      <w:ins w:id="243" w:author="Helmreich, Salena" w:date="2026-04-16T14:13:00Z" w16du:dateUtc="2026-04-16T12:13:00Z">
        <w:r w:rsidR="00AF7BD5">
          <w:rPr>
            <w:rFonts w:ascii="Times New Roman" w:hAnsi="Times New Roman" w:cs="Times New Roman"/>
            <w:sz w:val="24"/>
            <w:szCs w:val="24"/>
          </w:rPr>
          <w:t>was able to detect</w:t>
        </w:r>
        <w:r w:rsidR="00BB12D9">
          <w:rPr>
            <w:rFonts w:ascii="Times New Roman" w:hAnsi="Times New Roman" w:cs="Times New Roman"/>
            <w:sz w:val="24"/>
            <w:szCs w:val="24"/>
          </w:rPr>
          <w:t>.</w:t>
        </w:r>
      </w:ins>
      <w:commentRangeEnd w:id="236"/>
      <w:r w:rsidR="00AF7BD5">
        <w:rPr>
          <w:rStyle w:val="CommentReference"/>
          <w:rFonts w:ascii="Times New Roman" w:hAnsi="Times New Roman" w:cs="Times New Roman"/>
          <w:sz w:val="24"/>
          <w:szCs w:val="24"/>
        </w:rPr>
        <w:commentReference w:id="236"/>
      </w:r>
      <w:ins w:id="244" w:author="Helmreich, Salena" w:date="2026-04-16T14:15:00Z" w16du:dateUtc="2026-04-16T12:15:00Z">
        <w:r w:rsidR="00AB3A5B">
          <w:rPr>
            <w:rFonts w:ascii="Times New Roman" w:hAnsi="Times New Roman" w:cs="Times New Roman"/>
            <w:sz w:val="24"/>
            <w:szCs w:val="24"/>
          </w:rPr>
          <w:t xml:space="preserve"> </w:t>
        </w:r>
        <w:r w:rsidR="00086CC8">
          <w:rPr>
            <w:rFonts w:ascii="Times New Roman" w:hAnsi="Times New Roman" w:cs="Times New Roman"/>
            <w:sz w:val="24"/>
            <w:szCs w:val="24"/>
          </w:rPr>
          <w:t xml:space="preserve">The added presence of commercial honey bees would have increased the risk of </w:t>
        </w:r>
      </w:ins>
      <w:ins w:id="245" w:author="Helmreich, Salena" w:date="2026-04-16T14:16:00Z" w16du:dateUtc="2026-04-16T12:16:00Z">
        <w:r w:rsidR="00DC660C">
          <w:rPr>
            <w:rFonts w:ascii="Times New Roman" w:hAnsi="Times New Roman" w:cs="Times New Roman"/>
            <w:sz w:val="24"/>
            <w:szCs w:val="24"/>
          </w:rPr>
          <w:t xml:space="preserve">introducing </w:t>
        </w:r>
      </w:ins>
      <w:ins w:id="246" w:author="Helmreich, Salena" w:date="2026-04-16T14:15:00Z" w16du:dateUtc="2026-04-16T12:15:00Z">
        <w:r w:rsidR="00DC660C">
          <w:rPr>
            <w:rFonts w:ascii="Times New Roman" w:hAnsi="Times New Roman" w:cs="Times New Roman"/>
            <w:sz w:val="24"/>
            <w:szCs w:val="24"/>
          </w:rPr>
          <w:t>pathogens and parasites</w:t>
        </w:r>
      </w:ins>
      <w:ins w:id="247" w:author="Helmreich, Salena" w:date="2026-04-16T14:16:00Z" w16du:dateUtc="2026-04-16T12:16:00Z">
        <w:r w:rsidR="00DC660C">
          <w:rPr>
            <w:rFonts w:ascii="Times New Roman" w:hAnsi="Times New Roman" w:cs="Times New Roman"/>
            <w:sz w:val="24"/>
            <w:szCs w:val="24"/>
          </w:rPr>
          <w:t xml:space="preserve"> to the wild bee communities in and around canola, while also increasing</w:t>
        </w:r>
      </w:ins>
      <w:ins w:id="248" w:author="Helmreich, Salena" w:date="2026-04-16T14:15:00Z" w16du:dateUtc="2026-04-16T12:15:00Z">
        <w:r w:rsidR="00DC660C">
          <w:rPr>
            <w:rFonts w:ascii="Times New Roman" w:hAnsi="Times New Roman" w:cs="Times New Roman"/>
            <w:sz w:val="24"/>
            <w:szCs w:val="24"/>
          </w:rPr>
          <w:t xml:space="preserve"> </w:t>
        </w:r>
        <w:r w:rsidR="00086CC8">
          <w:rPr>
            <w:rFonts w:ascii="Times New Roman" w:hAnsi="Times New Roman" w:cs="Times New Roman"/>
            <w:sz w:val="24"/>
            <w:szCs w:val="24"/>
          </w:rPr>
          <w:t>competition</w:t>
        </w:r>
      </w:ins>
      <w:ins w:id="249" w:author="Helmreich, Salena" w:date="2026-04-16T14:16:00Z" w16du:dateUtc="2026-04-16T12:16:00Z">
        <w:r w:rsidR="00DC660C">
          <w:rPr>
            <w:rFonts w:ascii="Times New Roman" w:hAnsi="Times New Roman" w:cs="Times New Roman"/>
            <w:sz w:val="24"/>
            <w:szCs w:val="24"/>
          </w:rPr>
          <w:t xml:space="preserve"> </w:t>
        </w:r>
        <w:r w:rsidR="00845909">
          <w:rPr>
            <w:rFonts w:ascii="Times New Roman" w:hAnsi="Times New Roman" w:cs="Times New Roman"/>
            <w:sz w:val="24"/>
            <w:szCs w:val="24"/>
          </w:rPr>
          <w:t xml:space="preserve">between honey bees and wild bees </w:t>
        </w:r>
      </w:ins>
      <w:r w:rsidR="00845909">
        <w:rPr>
          <w:rFonts w:ascii="Times New Roman" w:hAnsi="Times New Roman" w:cs="Times New Roman"/>
          <w:noProof/>
          <w:sz w:val="24"/>
          <w:szCs w:val="24"/>
        </w:rPr>
        <w:t>(Mallinger et al. 2017)</w:t>
      </w:r>
      <w:ins w:id="250" w:author="Helmreich, Salena" w:date="2026-04-16T14:16:00Z" w16du:dateUtc="2026-04-16T12:16:00Z">
        <w:r w:rsidR="00845909">
          <w:rPr>
            <w:rFonts w:ascii="Times New Roman" w:hAnsi="Times New Roman" w:cs="Times New Roman"/>
            <w:sz w:val="24"/>
            <w:szCs w:val="24"/>
          </w:rPr>
          <w:t>.</w:t>
        </w:r>
      </w:ins>
    </w:p>
    <w:p w14:paraId="1F891D3C" w14:textId="4398BEE1" w:rsidR="0047260C" w:rsidRDefault="008B5FB9" w:rsidP="00376DED">
      <w:pPr>
        <w:spacing w:after="0" w:line="480" w:lineRule="auto"/>
        <w:ind w:firstLine="540"/>
        <w:rPr>
          <w:rFonts w:ascii="Times New Roman" w:hAnsi="Times New Roman" w:cs="Times New Roman"/>
          <w:sz w:val="24"/>
          <w:szCs w:val="24"/>
        </w:rPr>
      </w:pPr>
      <w:commentRangeStart w:id="251"/>
      <w:r w:rsidRPr="00E42DCB">
        <w:rPr>
          <w:rFonts w:ascii="Times New Roman" w:hAnsi="Times New Roman" w:cs="Times New Roman"/>
          <w:color w:val="0D0D0D" w:themeColor="text1" w:themeTint="F2"/>
          <w:sz w:val="24"/>
          <w:szCs w:val="24"/>
        </w:rPr>
        <w:t>A</w:t>
      </w:r>
      <w:r w:rsidR="00421494">
        <w:rPr>
          <w:rFonts w:ascii="Times New Roman" w:hAnsi="Times New Roman" w:cs="Times New Roman"/>
          <w:color w:val="0D0D0D" w:themeColor="text1" w:themeTint="F2"/>
          <w:sz w:val="24"/>
          <w:szCs w:val="24"/>
        </w:rPr>
        <w:t xml:space="preserve">round 98% </w:t>
      </w:r>
      <w:r w:rsidRPr="00E42DCB">
        <w:rPr>
          <w:rFonts w:ascii="Times New Roman" w:hAnsi="Times New Roman" w:cs="Times New Roman"/>
          <w:color w:val="0D0D0D" w:themeColor="text1" w:themeTint="F2"/>
          <w:sz w:val="24"/>
          <w:szCs w:val="24"/>
        </w:rPr>
        <w:t xml:space="preserve">of bees collected over the course of this study belonged to </w:t>
      </w:r>
      <w:del w:id="252" w:author="Helmreich, Salena" w:date="2026-04-16T15:24:00Z" w16du:dateUtc="2026-04-16T13:24:00Z">
        <w:r w:rsidRPr="00E42DCB" w:rsidDel="00D52CD7">
          <w:rPr>
            <w:rFonts w:ascii="Times New Roman" w:hAnsi="Times New Roman" w:cs="Times New Roman"/>
            <w:color w:val="0D0D0D" w:themeColor="text1" w:themeTint="F2"/>
            <w:sz w:val="24"/>
            <w:szCs w:val="24"/>
          </w:rPr>
          <w:delText xml:space="preserve">solitary </w:delText>
        </w:r>
      </w:del>
      <w:ins w:id="253" w:author="Helmreich, Salena" w:date="2026-04-16T15:25:00Z" w16du:dateUtc="2026-04-16T13:25:00Z">
        <w:r w:rsidR="005865CC">
          <w:rPr>
            <w:rFonts w:ascii="Times New Roman" w:hAnsi="Times New Roman" w:cs="Times New Roman"/>
            <w:color w:val="0D0D0D" w:themeColor="text1" w:themeTint="F2"/>
            <w:sz w:val="24"/>
            <w:szCs w:val="24"/>
          </w:rPr>
          <w:t>non-eusocial</w:t>
        </w:r>
        <w:r w:rsidR="00D52CD7">
          <w:rPr>
            <w:rFonts w:ascii="Times New Roman" w:hAnsi="Times New Roman" w:cs="Times New Roman"/>
            <w:color w:val="0D0D0D" w:themeColor="text1" w:themeTint="F2"/>
            <w:sz w:val="24"/>
            <w:szCs w:val="24"/>
          </w:rPr>
          <w:t xml:space="preserve"> </w:t>
        </w:r>
      </w:ins>
      <w:ins w:id="254" w:author="Helmreich, Salena" w:date="2026-04-16T15:24:00Z" w16du:dateUtc="2026-04-16T13:24:00Z">
        <w:r w:rsidR="00D52CD7" w:rsidRPr="00E42DCB">
          <w:rPr>
            <w:rFonts w:ascii="Times New Roman" w:hAnsi="Times New Roman" w:cs="Times New Roman"/>
            <w:color w:val="0D0D0D" w:themeColor="text1" w:themeTint="F2"/>
            <w:sz w:val="24"/>
            <w:szCs w:val="24"/>
          </w:rPr>
          <w:t xml:space="preserve"> </w:t>
        </w:r>
      </w:ins>
      <w:r w:rsidRPr="00E42DCB">
        <w:rPr>
          <w:rFonts w:ascii="Times New Roman" w:hAnsi="Times New Roman" w:cs="Times New Roman"/>
          <w:color w:val="0D0D0D" w:themeColor="text1" w:themeTint="F2"/>
          <w:sz w:val="24"/>
          <w:szCs w:val="24"/>
        </w:rPr>
        <w:t>genera</w:t>
      </w:r>
      <w:r>
        <w:rPr>
          <w:rFonts w:ascii="Times New Roman" w:hAnsi="Times New Roman" w:cs="Times New Roman"/>
          <w:color w:val="0D0D0D" w:themeColor="text1" w:themeTint="F2"/>
          <w:sz w:val="24"/>
          <w:szCs w:val="24"/>
        </w:rPr>
        <w:t xml:space="preserve">, </w:t>
      </w:r>
      <w:del w:id="255" w:author="Helmreich, Salena" w:date="2026-04-16T13:24:00Z" w16du:dateUtc="2026-04-16T11:24:00Z">
        <w:r w:rsidDel="001D5EAD">
          <w:rPr>
            <w:rFonts w:ascii="Times New Roman" w:hAnsi="Times New Roman" w:cs="Times New Roman"/>
            <w:color w:val="0D0D0D" w:themeColor="text1" w:themeTint="F2"/>
            <w:sz w:val="24"/>
            <w:szCs w:val="24"/>
          </w:rPr>
          <w:delText xml:space="preserve">indicating that </w:delText>
        </w:r>
        <w:commentRangeStart w:id="256"/>
        <w:r w:rsidR="00421494" w:rsidDel="001D5EAD">
          <w:rPr>
            <w:rFonts w:ascii="Times New Roman" w:hAnsi="Times New Roman" w:cs="Times New Roman"/>
            <w:color w:val="0D0D0D" w:themeColor="text1" w:themeTint="F2"/>
            <w:sz w:val="24"/>
            <w:szCs w:val="24"/>
          </w:rPr>
          <w:delText xml:space="preserve">solitary bees dominate communities </w:delText>
        </w:r>
        <w:commentRangeEnd w:id="256"/>
        <w:r w:rsidR="00410D5D" w:rsidDel="001D5EAD">
          <w:rPr>
            <w:rStyle w:val="CommentReference"/>
            <w:rFonts w:ascii="Times New Roman" w:hAnsi="Times New Roman" w:cs="Times New Roman"/>
            <w:color w:val="0D0D0D" w:themeColor="text1" w:themeTint="F2"/>
            <w:sz w:val="24"/>
            <w:szCs w:val="24"/>
          </w:rPr>
          <w:commentReference w:id="256"/>
        </w:r>
        <w:r w:rsidR="00421494" w:rsidDel="001D5EAD">
          <w:rPr>
            <w:rFonts w:ascii="Times New Roman" w:hAnsi="Times New Roman" w:cs="Times New Roman"/>
            <w:color w:val="0D0D0D" w:themeColor="text1" w:themeTint="F2"/>
            <w:sz w:val="24"/>
            <w:szCs w:val="24"/>
          </w:rPr>
          <w:delText xml:space="preserve">on the Palouse. </w:delText>
        </w:r>
      </w:del>
      <w:ins w:id="257" w:author="Helmreich, Salena" w:date="2026-04-16T13:24:00Z" w16du:dateUtc="2026-04-16T11:24:00Z">
        <w:r w:rsidR="001D5EAD">
          <w:rPr>
            <w:rFonts w:ascii="Times New Roman" w:hAnsi="Times New Roman" w:cs="Times New Roman"/>
            <w:color w:val="0D0D0D" w:themeColor="text1" w:themeTint="F2"/>
            <w:sz w:val="24"/>
            <w:szCs w:val="24"/>
          </w:rPr>
          <w:t>t</w:t>
        </w:r>
      </w:ins>
      <w:del w:id="258" w:author="Helmreich, Salena" w:date="2026-04-16T13:24:00Z" w16du:dateUtc="2026-04-16T11:24:00Z">
        <w:r w:rsidRPr="00E42DCB" w:rsidDel="001D5EAD">
          <w:rPr>
            <w:rFonts w:ascii="Times New Roman" w:hAnsi="Times New Roman" w:cs="Times New Roman"/>
            <w:color w:val="0D0D0D" w:themeColor="text1" w:themeTint="F2"/>
            <w:sz w:val="24"/>
            <w:szCs w:val="24"/>
          </w:rPr>
          <w:delText>T</w:delText>
        </w:r>
      </w:del>
      <w:r w:rsidRPr="00E42DCB">
        <w:rPr>
          <w:rFonts w:ascii="Times New Roman" w:hAnsi="Times New Roman" w:cs="Times New Roman"/>
          <w:color w:val="0D0D0D" w:themeColor="text1" w:themeTint="F2"/>
          <w:sz w:val="24"/>
          <w:szCs w:val="24"/>
        </w:rPr>
        <w:t>h</w:t>
      </w:r>
      <w:r w:rsidR="00421494">
        <w:rPr>
          <w:rFonts w:ascii="Times New Roman" w:hAnsi="Times New Roman" w:cs="Times New Roman"/>
          <w:color w:val="0D0D0D" w:themeColor="text1" w:themeTint="F2"/>
          <w:sz w:val="24"/>
          <w:szCs w:val="24"/>
        </w:rPr>
        <w:t>e</w:t>
      </w:r>
      <w:r>
        <w:rPr>
          <w:rFonts w:ascii="Times New Roman" w:hAnsi="Times New Roman" w:cs="Times New Roman"/>
          <w:color w:val="0D0D0D" w:themeColor="text1" w:themeTint="F2"/>
          <w:sz w:val="24"/>
          <w:szCs w:val="24"/>
        </w:rPr>
        <w:t>s</w:t>
      </w:r>
      <w:r w:rsidR="00421494">
        <w:rPr>
          <w:rFonts w:ascii="Times New Roman" w:hAnsi="Times New Roman" w:cs="Times New Roman"/>
          <w:color w:val="0D0D0D" w:themeColor="text1" w:themeTint="F2"/>
          <w:sz w:val="24"/>
          <w:szCs w:val="24"/>
        </w:rPr>
        <w:t>e</w:t>
      </w:r>
      <w:r w:rsidRPr="00E42DCB">
        <w:rPr>
          <w:rFonts w:ascii="Times New Roman" w:hAnsi="Times New Roman" w:cs="Times New Roman"/>
          <w:color w:val="0D0D0D" w:themeColor="text1" w:themeTint="F2"/>
          <w:sz w:val="24"/>
          <w:szCs w:val="24"/>
        </w:rPr>
        <w:t xml:space="preserve"> bee</w:t>
      </w:r>
      <w:r w:rsidR="00421494">
        <w:rPr>
          <w:rFonts w:ascii="Times New Roman" w:hAnsi="Times New Roman" w:cs="Times New Roman"/>
          <w:color w:val="0D0D0D" w:themeColor="text1" w:themeTint="F2"/>
          <w:sz w:val="24"/>
          <w:szCs w:val="24"/>
        </w:rPr>
        <w:t>s are</w:t>
      </w:r>
      <w:r w:rsidRPr="00E42DCB">
        <w:rPr>
          <w:rFonts w:ascii="Times New Roman" w:hAnsi="Times New Roman" w:cs="Times New Roman"/>
          <w:color w:val="0D0D0D" w:themeColor="text1" w:themeTint="F2"/>
          <w:sz w:val="24"/>
          <w:szCs w:val="24"/>
        </w:rPr>
        <w:t xml:space="preserve"> characterized by a limited foraging range (150</w:t>
      </w:r>
      <w:r w:rsidR="00296188">
        <w:rPr>
          <w:rFonts w:ascii="Times New Roman" w:hAnsi="Times New Roman" w:cs="Times New Roman"/>
          <w:color w:val="0D0D0D" w:themeColor="text1" w:themeTint="F2"/>
          <w:sz w:val="24"/>
          <w:szCs w:val="24"/>
        </w:rPr>
        <w:t xml:space="preserve"> to </w:t>
      </w:r>
      <w:r w:rsidRPr="00E42DCB">
        <w:rPr>
          <w:rFonts w:ascii="Times New Roman" w:hAnsi="Times New Roman" w:cs="Times New Roman"/>
          <w:color w:val="0D0D0D" w:themeColor="text1" w:themeTint="F2"/>
          <w:sz w:val="24"/>
          <w:szCs w:val="24"/>
        </w:rPr>
        <w:t>600</w:t>
      </w:r>
      <w:r>
        <w:rPr>
          <w:rFonts w:ascii="Times New Roman" w:hAnsi="Times New Roman" w:cs="Times New Roman"/>
          <w:color w:val="0D0D0D" w:themeColor="text1" w:themeTint="F2"/>
          <w:sz w:val="24"/>
          <w:szCs w:val="24"/>
        </w:rPr>
        <w:t xml:space="preserve"> </w:t>
      </w:r>
      <w:r w:rsidRPr="00E42DCB">
        <w:rPr>
          <w:rFonts w:ascii="Times New Roman" w:hAnsi="Times New Roman" w:cs="Times New Roman"/>
          <w:color w:val="0D0D0D" w:themeColor="text1" w:themeTint="F2"/>
          <w:sz w:val="24"/>
          <w:szCs w:val="24"/>
        </w:rPr>
        <w:t xml:space="preserve">m) when compared to social bee groups such as </w:t>
      </w:r>
      <w:r w:rsidRPr="00E42DCB">
        <w:rPr>
          <w:rFonts w:ascii="Times New Roman" w:hAnsi="Times New Roman" w:cs="Times New Roman"/>
          <w:i/>
          <w:iCs/>
          <w:color w:val="0D0D0D" w:themeColor="text1" w:themeTint="F2"/>
          <w:sz w:val="24"/>
          <w:szCs w:val="24"/>
        </w:rPr>
        <w:t>Bombus sp</w:t>
      </w:r>
      <w:r w:rsidR="00115DE1">
        <w:rPr>
          <w:rFonts w:ascii="Times New Roman" w:hAnsi="Times New Roman" w:cs="Times New Roman"/>
          <w:i/>
          <w:iCs/>
          <w:color w:val="0D0D0D" w:themeColor="text1" w:themeTint="F2"/>
          <w:sz w:val="24"/>
          <w:szCs w:val="24"/>
        </w:rPr>
        <w:t>p</w:t>
      </w:r>
      <w:r w:rsidRPr="00E42DCB">
        <w:rPr>
          <w:rFonts w:ascii="Times New Roman" w:hAnsi="Times New Roman" w:cs="Times New Roman"/>
          <w:i/>
          <w:iCs/>
          <w:color w:val="0D0D0D" w:themeColor="text1" w:themeTint="F2"/>
          <w:sz w:val="24"/>
          <w:szCs w:val="24"/>
        </w:rPr>
        <w:t xml:space="preserve">. </w:t>
      </w:r>
      <w:r w:rsidRPr="00E42DCB">
        <w:rPr>
          <w:rFonts w:ascii="Times New Roman" w:hAnsi="Times New Roman" w:cs="Times New Roman"/>
          <w:color w:val="0D0D0D" w:themeColor="text1" w:themeTint="F2"/>
          <w:sz w:val="24"/>
          <w:szCs w:val="24"/>
        </w:rPr>
        <w:t>(1.5</w:t>
      </w:r>
      <w:r>
        <w:rPr>
          <w:rFonts w:ascii="Times New Roman" w:hAnsi="Times New Roman" w:cs="Times New Roman"/>
          <w:color w:val="0D0D0D" w:themeColor="text1" w:themeTint="F2"/>
          <w:sz w:val="24"/>
          <w:szCs w:val="24"/>
        </w:rPr>
        <w:t xml:space="preserve"> </w:t>
      </w:r>
      <w:r w:rsidRPr="00E42DCB">
        <w:rPr>
          <w:rFonts w:ascii="Times New Roman" w:hAnsi="Times New Roman" w:cs="Times New Roman"/>
          <w:color w:val="0D0D0D" w:themeColor="text1" w:themeTint="F2"/>
          <w:sz w:val="24"/>
          <w:szCs w:val="24"/>
        </w:rPr>
        <w:t xml:space="preserve">km) and </w:t>
      </w:r>
      <w:r w:rsidRPr="00E42DCB">
        <w:rPr>
          <w:rFonts w:ascii="Times New Roman" w:hAnsi="Times New Roman" w:cs="Times New Roman"/>
          <w:i/>
          <w:iCs/>
          <w:color w:val="0D0D0D" w:themeColor="text1" w:themeTint="F2"/>
          <w:sz w:val="24"/>
          <w:szCs w:val="24"/>
        </w:rPr>
        <w:t xml:space="preserve">Apis mellifera </w:t>
      </w:r>
      <w:r w:rsidRPr="00E42DCB">
        <w:rPr>
          <w:rFonts w:ascii="Times New Roman" w:hAnsi="Times New Roman" w:cs="Times New Roman"/>
          <w:color w:val="0D0D0D" w:themeColor="text1" w:themeTint="F2"/>
          <w:sz w:val="24"/>
          <w:szCs w:val="24"/>
        </w:rPr>
        <w:t>(9.5</w:t>
      </w:r>
      <w:r>
        <w:rPr>
          <w:rFonts w:ascii="Times New Roman" w:hAnsi="Times New Roman" w:cs="Times New Roman"/>
          <w:color w:val="0D0D0D" w:themeColor="text1" w:themeTint="F2"/>
          <w:sz w:val="24"/>
          <w:szCs w:val="24"/>
        </w:rPr>
        <w:t xml:space="preserve"> </w:t>
      </w:r>
      <w:r w:rsidRPr="00E42DCB">
        <w:rPr>
          <w:rFonts w:ascii="Times New Roman" w:hAnsi="Times New Roman" w:cs="Times New Roman"/>
          <w:color w:val="0D0D0D" w:themeColor="text1" w:themeTint="F2"/>
          <w:sz w:val="24"/>
          <w:szCs w:val="24"/>
        </w:rPr>
        <w:t xml:space="preserve">km) </w:t>
      </w:r>
      <w:r w:rsidR="000A4505">
        <w:rPr>
          <w:rFonts w:ascii="Times New Roman" w:hAnsi="Times New Roman" w:cs="Times New Roman"/>
          <w:noProof/>
          <w:color w:val="0D0D0D" w:themeColor="text1" w:themeTint="F2"/>
          <w:sz w:val="24"/>
          <w:szCs w:val="24"/>
        </w:rPr>
        <w:t xml:space="preserve">(Gathmann </w:t>
      </w:r>
      <w:r w:rsidR="0000225B">
        <w:rPr>
          <w:rFonts w:ascii="Times New Roman" w:hAnsi="Times New Roman" w:cs="Times New Roman"/>
          <w:noProof/>
          <w:color w:val="0D0D0D" w:themeColor="text1" w:themeTint="F2"/>
          <w:sz w:val="24"/>
          <w:szCs w:val="24"/>
        </w:rPr>
        <w:t>&amp;</w:t>
      </w:r>
      <w:r w:rsidR="000A4505">
        <w:rPr>
          <w:rFonts w:ascii="Times New Roman" w:hAnsi="Times New Roman" w:cs="Times New Roman"/>
          <w:noProof/>
          <w:color w:val="0D0D0D" w:themeColor="text1" w:themeTint="F2"/>
          <w:sz w:val="24"/>
          <w:szCs w:val="24"/>
        </w:rPr>
        <w:t xml:space="preserve"> Tscharntke</w:t>
      </w:r>
      <w:r w:rsidR="0000225B">
        <w:rPr>
          <w:rFonts w:ascii="Times New Roman" w:hAnsi="Times New Roman" w:cs="Times New Roman"/>
          <w:noProof/>
          <w:color w:val="0D0D0D" w:themeColor="text1" w:themeTint="F2"/>
          <w:sz w:val="24"/>
          <w:szCs w:val="24"/>
        </w:rPr>
        <w:t>,</w:t>
      </w:r>
      <w:r w:rsidR="000A4505">
        <w:rPr>
          <w:rFonts w:ascii="Times New Roman" w:hAnsi="Times New Roman" w:cs="Times New Roman"/>
          <w:noProof/>
          <w:color w:val="0D0D0D" w:themeColor="text1" w:themeTint="F2"/>
          <w:sz w:val="24"/>
          <w:szCs w:val="24"/>
        </w:rPr>
        <w:t xml:space="preserve"> 2002</w:t>
      </w:r>
      <w:r w:rsidR="0000225B">
        <w:rPr>
          <w:rFonts w:ascii="Times New Roman" w:hAnsi="Times New Roman" w:cs="Times New Roman"/>
          <w:noProof/>
          <w:color w:val="0D0D0D" w:themeColor="text1" w:themeTint="F2"/>
          <w:sz w:val="24"/>
          <w:szCs w:val="24"/>
        </w:rPr>
        <w:t>;</w:t>
      </w:r>
      <w:r w:rsidR="000A4505">
        <w:rPr>
          <w:rFonts w:ascii="Times New Roman" w:hAnsi="Times New Roman" w:cs="Times New Roman"/>
          <w:noProof/>
          <w:color w:val="0D0D0D" w:themeColor="text1" w:themeTint="F2"/>
          <w:sz w:val="24"/>
          <w:szCs w:val="24"/>
        </w:rPr>
        <w:t xml:space="preserve"> Osborne et al.</w:t>
      </w:r>
      <w:r w:rsidR="0000225B">
        <w:rPr>
          <w:rFonts w:ascii="Times New Roman" w:hAnsi="Times New Roman" w:cs="Times New Roman"/>
          <w:noProof/>
          <w:color w:val="0D0D0D" w:themeColor="text1" w:themeTint="F2"/>
          <w:sz w:val="24"/>
          <w:szCs w:val="24"/>
        </w:rPr>
        <w:t>,</w:t>
      </w:r>
      <w:r w:rsidR="000A4505">
        <w:rPr>
          <w:rFonts w:ascii="Times New Roman" w:hAnsi="Times New Roman" w:cs="Times New Roman"/>
          <w:noProof/>
          <w:color w:val="0D0D0D" w:themeColor="text1" w:themeTint="F2"/>
          <w:sz w:val="24"/>
          <w:szCs w:val="24"/>
        </w:rPr>
        <w:t xml:space="preserve"> 2008)</w:t>
      </w:r>
      <w:r w:rsidR="000A4505">
        <w:rPr>
          <w:rFonts w:ascii="Times New Roman" w:hAnsi="Times New Roman" w:cs="Times New Roman"/>
          <w:color w:val="0D0D0D" w:themeColor="text1" w:themeTint="F2"/>
          <w:sz w:val="24"/>
          <w:szCs w:val="24"/>
        </w:rPr>
        <w:t xml:space="preserve">. </w:t>
      </w:r>
      <w:commentRangeEnd w:id="251"/>
      <w:r w:rsidR="0014562C" w:rsidRPr="00E42DCB">
        <w:rPr>
          <w:rStyle w:val="CommentReference"/>
          <w:rFonts w:ascii="Times New Roman" w:hAnsi="Times New Roman" w:cs="Times New Roman"/>
          <w:color w:val="0D0D0D" w:themeColor="text1" w:themeTint="F2"/>
          <w:sz w:val="24"/>
          <w:szCs w:val="24"/>
        </w:rPr>
        <w:commentReference w:id="251"/>
      </w:r>
      <w:r w:rsidRPr="00E42DCB">
        <w:rPr>
          <w:rFonts w:ascii="Times New Roman" w:hAnsi="Times New Roman" w:cs="Times New Roman"/>
          <w:color w:val="0D0D0D" w:themeColor="text1" w:themeTint="F2"/>
          <w:sz w:val="24"/>
          <w:szCs w:val="24"/>
        </w:rPr>
        <w:t xml:space="preserve">Bee taxa are affected by the composition of agroecosystems differently depending on range </w:t>
      </w:r>
      <w:r w:rsidR="00147102">
        <w:rPr>
          <w:rFonts w:ascii="Times New Roman" w:hAnsi="Times New Roman" w:cs="Times New Roman"/>
          <w:noProof/>
          <w:color w:val="0D0D0D" w:themeColor="text1" w:themeTint="F2"/>
          <w:sz w:val="24"/>
          <w:szCs w:val="24"/>
        </w:rPr>
        <w:t>(Woodcock et al.</w:t>
      </w:r>
      <w:r w:rsidR="0000225B">
        <w:rPr>
          <w:rFonts w:ascii="Times New Roman" w:hAnsi="Times New Roman" w:cs="Times New Roman"/>
          <w:noProof/>
          <w:color w:val="0D0D0D" w:themeColor="text1" w:themeTint="F2"/>
          <w:sz w:val="24"/>
          <w:szCs w:val="24"/>
        </w:rPr>
        <w:t>,</w:t>
      </w:r>
      <w:r w:rsidR="00147102">
        <w:rPr>
          <w:rFonts w:ascii="Times New Roman" w:hAnsi="Times New Roman" w:cs="Times New Roman"/>
          <w:noProof/>
          <w:color w:val="0D0D0D" w:themeColor="text1" w:themeTint="F2"/>
          <w:sz w:val="24"/>
          <w:szCs w:val="24"/>
        </w:rPr>
        <w:t xml:space="preserve"> 2013, Gardner et al.</w:t>
      </w:r>
      <w:r w:rsidR="0000225B">
        <w:rPr>
          <w:rFonts w:ascii="Times New Roman" w:hAnsi="Times New Roman" w:cs="Times New Roman"/>
          <w:noProof/>
          <w:color w:val="0D0D0D" w:themeColor="text1" w:themeTint="F2"/>
          <w:sz w:val="24"/>
          <w:szCs w:val="24"/>
        </w:rPr>
        <w:t>,</w:t>
      </w:r>
      <w:r w:rsidR="00147102">
        <w:rPr>
          <w:rFonts w:ascii="Times New Roman" w:hAnsi="Times New Roman" w:cs="Times New Roman"/>
          <w:noProof/>
          <w:color w:val="0D0D0D" w:themeColor="text1" w:themeTint="F2"/>
          <w:sz w:val="24"/>
          <w:szCs w:val="24"/>
        </w:rPr>
        <w:t xml:space="preserve"> 2021)</w:t>
      </w:r>
      <w:r w:rsidR="00147102">
        <w:rPr>
          <w:rFonts w:ascii="Times New Roman" w:hAnsi="Times New Roman" w:cs="Times New Roman"/>
          <w:color w:val="0D0D0D" w:themeColor="text1" w:themeTint="F2"/>
          <w:sz w:val="24"/>
          <w:szCs w:val="24"/>
        </w:rPr>
        <w:t>.</w:t>
      </w:r>
      <w:del w:id="259" w:author="Helmreich, Salena" w:date="2026-04-16T15:08:00Z" w16du:dateUtc="2026-04-16T13:08:00Z">
        <w:r w:rsidRPr="00F8107C" w:rsidDel="00B979E4">
          <w:rPr>
            <w:rFonts w:ascii="Times New Roman" w:hAnsi="Times New Roman" w:cs="Times New Roman"/>
            <w:color w:val="0D0D0D" w:themeColor="text1" w:themeTint="F2"/>
            <w:sz w:val="24"/>
            <w:szCs w:val="24"/>
          </w:rPr>
          <w:delText xml:space="preserve"> </w:delText>
        </w:r>
        <w:commentRangeStart w:id="260"/>
        <w:r w:rsidR="003645E0" w:rsidRPr="00F8107C" w:rsidDel="00B979E4">
          <w:rPr>
            <w:rFonts w:ascii="Times New Roman" w:hAnsi="Times New Roman" w:cs="Times New Roman"/>
            <w:color w:val="0D0D0D" w:themeColor="text1" w:themeTint="F2"/>
            <w:sz w:val="24"/>
            <w:szCs w:val="24"/>
          </w:rPr>
          <w:delText>Solitary bees</w:delText>
        </w:r>
        <w:r w:rsidR="00D3578E" w:rsidDel="00B979E4">
          <w:rPr>
            <w:rFonts w:ascii="Times New Roman" w:hAnsi="Times New Roman" w:cs="Times New Roman"/>
            <w:color w:val="0D0D0D" w:themeColor="text1" w:themeTint="F2"/>
            <w:sz w:val="24"/>
            <w:szCs w:val="24"/>
          </w:rPr>
          <w:delText>,</w:delText>
        </w:r>
        <w:r w:rsidR="003645E0" w:rsidRPr="00F8107C" w:rsidDel="00B979E4">
          <w:rPr>
            <w:rFonts w:ascii="Times New Roman" w:hAnsi="Times New Roman" w:cs="Times New Roman"/>
            <w:color w:val="0D0D0D" w:themeColor="text1" w:themeTint="F2"/>
            <w:sz w:val="24"/>
            <w:szCs w:val="24"/>
          </w:rPr>
          <w:delText xml:space="preserve"> in particular</w:delText>
        </w:r>
        <w:r w:rsidR="00D3578E" w:rsidDel="00B979E4">
          <w:rPr>
            <w:rFonts w:ascii="Times New Roman" w:hAnsi="Times New Roman" w:cs="Times New Roman"/>
            <w:color w:val="0D0D0D" w:themeColor="text1" w:themeTint="F2"/>
            <w:sz w:val="24"/>
            <w:szCs w:val="24"/>
          </w:rPr>
          <w:delText>,</w:delText>
        </w:r>
        <w:r w:rsidR="003645E0" w:rsidRPr="00F8107C" w:rsidDel="00B979E4">
          <w:rPr>
            <w:rFonts w:ascii="Times New Roman" w:hAnsi="Times New Roman" w:cs="Times New Roman"/>
            <w:color w:val="0D0D0D" w:themeColor="text1" w:themeTint="F2"/>
            <w:sz w:val="24"/>
            <w:szCs w:val="24"/>
          </w:rPr>
          <w:delText xml:space="preserve"> </w:delText>
        </w:r>
      </w:del>
      <w:ins w:id="261" w:author="Helmreich, Salena" w:date="2026-04-16T15:08:00Z" w16du:dateUtc="2026-04-16T13:08:00Z">
        <w:r w:rsidR="00B979E4">
          <w:rPr>
            <w:rFonts w:ascii="Times New Roman" w:hAnsi="Times New Roman" w:cs="Times New Roman"/>
            <w:color w:val="0D0D0D" w:themeColor="text1" w:themeTint="F2"/>
            <w:sz w:val="24"/>
            <w:szCs w:val="24"/>
          </w:rPr>
          <w:t xml:space="preserve">Bees </w:t>
        </w:r>
      </w:ins>
      <w:r w:rsidR="003645E0" w:rsidRPr="00F8107C">
        <w:rPr>
          <w:rFonts w:ascii="Times New Roman" w:hAnsi="Times New Roman" w:cs="Times New Roman"/>
          <w:color w:val="0D0D0D" w:themeColor="text1" w:themeTint="F2"/>
          <w:sz w:val="24"/>
          <w:szCs w:val="24"/>
        </w:rPr>
        <w:t xml:space="preserve">are central </w:t>
      </w:r>
      <w:r w:rsidR="00296188">
        <w:rPr>
          <w:rFonts w:ascii="Times New Roman" w:hAnsi="Times New Roman" w:cs="Times New Roman"/>
          <w:color w:val="0D0D0D" w:themeColor="text1" w:themeTint="F2"/>
          <w:sz w:val="24"/>
          <w:szCs w:val="24"/>
        </w:rPr>
        <w:t xml:space="preserve">place </w:t>
      </w:r>
      <w:r w:rsidR="003645E0" w:rsidRPr="00F8107C">
        <w:rPr>
          <w:rFonts w:ascii="Times New Roman" w:hAnsi="Times New Roman" w:cs="Times New Roman"/>
          <w:color w:val="0D0D0D" w:themeColor="text1" w:themeTint="F2"/>
          <w:sz w:val="24"/>
          <w:szCs w:val="24"/>
        </w:rPr>
        <w:t xml:space="preserve">foragers, </w:t>
      </w:r>
      <w:ins w:id="262" w:author="Helmreich, Salena" w:date="2026-04-16T15:08:00Z" w16du:dateUtc="2026-04-16T13:08:00Z">
        <w:r w:rsidR="00B979E4">
          <w:rPr>
            <w:rFonts w:ascii="Times New Roman" w:hAnsi="Times New Roman" w:cs="Times New Roman"/>
            <w:color w:val="0D0D0D" w:themeColor="text1" w:themeTint="F2"/>
            <w:sz w:val="24"/>
            <w:szCs w:val="24"/>
          </w:rPr>
          <w:t xml:space="preserve">except perhaps kleptoparasites, </w:t>
        </w:r>
      </w:ins>
      <w:r w:rsidR="003645E0" w:rsidRPr="00F8107C">
        <w:rPr>
          <w:rFonts w:ascii="Times New Roman" w:hAnsi="Times New Roman" w:cs="Times New Roman"/>
          <w:color w:val="0D0D0D" w:themeColor="text1" w:themeTint="F2"/>
          <w:sz w:val="24"/>
          <w:szCs w:val="24"/>
        </w:rPr>
        <w:t xml:space="preserve">requiring food resources to be aggregated within flight range to their nest which they provision multiple times per day </w:t>
      </w:r>
      <w:r w:rsidR="00F613AD">
        <w:rPr>
          <w:rFonts w:ascii="Times New Roman" w:hAnsi="Times New Roman" w:cs="Times New Roman"/>
          <w:noProof/>
          <w:color w:val="0D0D0D" w:themeColor="text1" w:themeTint="F2"/>
          <w:sz w:val="24"/>
          <w:szCs w:val="24"/>
        </w:rPr>
        <w:t>(Zurbuchen et al.</w:t>
      </w:r>
      <w:r w:rsidR="0000225B">
        <w:rPr>
          <w:rFonts w:ascii="Times New Roman" w:hAnsi="Times New Roman" w:cs="Times New Roman"/>
          <w:noProof/>
          <w:color w:val="0D0D0D" w:themeColor="text1" w:themeTint="F2"/>
          <w:sz w:val="24"/>
          <w:szCs w:val="24"/>
        </w:rPr>
        <w:t>,</w:t>
      </w:r>
      <w:r w:rsidR="00F613AD">
        <w:rPr>
          <w:rFonts w:ascii="Times New Roman" w:hAnsi="Times New Roman" w:cs="Times New Roman"/>
          <w:noProof/>
          <w:color w:val="0D0D0D" w:themeColor="text1" w:themeTint="F2"/>
          <w:sz w:val="24"/>
          <w:szCs w:val="24"/>
        </w:rPr>
        <w:t xml:space="preserve"> 2010)</w:t>
      </w:r>
      <w:r w:rsidR="00F613AD">
        <w:rPr>
          <w:rFonts w:ascii="Times New Roman" w:hAnsi="Times New Roman" w:cs="Times New Roman"/>
          <w:color w:val="0D0D0D" w:themeColor="text1" w:themeTint="F2"/>
          <w:sz w:val="24"/>
          <w:szCs w:val="24"/>
        </w:rPr>
        <w:t>.</w:t>
      </w:r>
      <w:commentRangeEnd w:id="260"/>
      <w:r w:rsidR="007F13D9" w:rsidRPr="00455F7C">
        <w:rPr>
          <w:rStyle w:val="CommentReference"/>
          <w:rFonts w:ascii="Times New Roman" w:hAnsi="Times New Roman" w:cs="Times New Roman"/>
          <w:color w:val="0D0D0D" w:themeColor="text1" w:themeTint="F2"/>
          <w:sz w:val="24"/>
          <w:szCs w:val="24"/>
        </w:rPr>
        <w:commentReference w:id="260"/>
      </w:r>
      <w:r w:rsidR="003645E0" w:rsidRPr="00455F7C">
        <w:rPr>
          <w:rFonts w:ascii="Times New Roman" w:hAnsi="Times New Roman" w:cs="Times New Roman"/>
          <w:color w:val="0D0D0D" w:themeColor="text1" w:themeTint="F2"/>
          <w:sz w:val="24"/>
          <w:szCs w:val="24"/>
        </w:rPr>
        <w:t xml:space="preserve"> </w:t>
      </w:r>
      <w:r w:rsidR="003645E0" w:rsidRPr="00F8107C">
        <w:rPr>
          <w:rFonts w:ascii="Times New Roman" w:hAnsi="Times New Roman" w:cs="Times New Roman"/>
          <w:color w:val="0D0D0D" w:themeColor="text1" w:themeTint="F2"/>
          <w:sz w:val="24"/>
          <w:szCs w:val="24"/>
        </w:rPr>
        <w:t>T</w:t>
      </w:r>
      <w:del w:id="263" w:author="Helmreich, Salena" w:date="2026-04-16T15:08:00Z" w16du:dateUtc="2026-04-16T13:08:00Z">
        <w:r w:rsidR="003645E0" w:rsidRPr="00F8107C" w:rsidDel="00E96589">
          <w:rPr>
            <w:rFonts w:ascii="Times New Roman" w:hAnsi="Times New Roman" w:cs="Times New Roman"/>
            <w:color w:val="0D0D0D" w:themeColor="text1" w:themeTint="F2"/>
            <w:sz w:val="24"/>
            <w:szCs w:val="24"/>
          </w:rPr>
          <w:delText>his</w:delText>
        </w:r>
      </w:del>
      <w:r w:rsidR="003645E0" w:rsidRPr="00F8107C">
        <w:rPr>
          <w:rFonts w:ascii="Times New Roman" w:hAnsi="Times New Roman" w:cs="Times New Roman"/>
          <w:color w:val="0D0D0D" w:themeColor="text1" w:themeTint="F2"/>
          <w:sz w:val="24"/>
          <w:szCs w:val="24"/>
        </w:rPr>
        <w:t xml:space="preserve"> </w:t>
      </w:r>
      <w:del w:id="264" w:author="Helmreich, Salena" w:date="2026-04-16T15:09:00Z" w16du:dateUtc="2026-04-16T13:09:00Z">
        <w:r w:rsidR="003645E0" w:rsidRPr="00F8107C" w:rsidDel="00E96589">
          <w:rPr>
            <w:rFonts w:ascii="Times New Roman" w:hAnsi="Times New Roman" w:cs="Times New Roman"/>
            <w:color w:val="0D0D0D" w:themeColor="text1" w:themeTint="F2"/>
            <w:sz w:val="24"/>
            <w:szCs w:val="24"/>
          </w:rPr>
          <w:delText xml:space="preserve">group </w:delText>
        </w:r>
      </w:del>
      <w:ins w:id="265" w:author="Helmreich, Salena" w:date="2026-04-16T15:09:00Z" w16du:dateUtc="2026-04-16T13:09:00Z">
        <w:r w:rsidR="00E96589">
          <w:rPr>
            <w:rFonts w:ascii="Times New Roman" w:hAnsi="Times New Roman" w:cs="Times New Roman"/>
            <w:color w:val="0D0D0D" w:themeColor="text1" w:themeTint="F2"/>
            <w:sz w:val="24"/>
            <w:szCs w:val="24"/>
          </w:rPr>
          <w:t>Smaller solitary bees</w:t>
        </w:r>
        <w:r w:rsidR="00E96589" w:rsidRPr="00F8107C">
          <w:rPr>
            <w:rFonts w:ascii="Times New Roman" w:hAnsi="Times New Roman" w:cs="Times New Roman"/>
            <w:color w:val="0D0D0D" w:themeColor="text1" w:themeTint="F2"/>
            <w:sz w:val="24"/>
            <w:szCs w:val="24"/>
          </w:rPr>
          <w:t xml:space="preserve"> </w:t>
        </w:r>
      </w:ins>
      <w:r w:rsidR="003645E0" w:rsidRPr="00F8107C">
        <w:rPr>
          <w:rFonts w:ascii="Times New Roman" w:hAnsi="Times New Roman" w:cs="Times New Roman"/>
          <w:color w:val="0D0D0D" w:themeColor="text1" w:themeTint="F2"/>
          <w:sz w:val="24"/>
          <w:szCs w:val="24"/>
        </w:rPr>
        <w:t xml:space="preserve">would be </w:t>
      </w:r>
      <w:r w:rsidR="00296188">
        <w:rPr>
          <w:rFonts w:ascii="Times New Roman" w:hAnsi="Times New Roman" w:cs="Times New Roman"/>
          <w:color w:val="0D0D0D" w:themeColor="text1" w:themeTint="F2"/>
          <w:sz w:val="24"/>
          <w:szCs w:val="24"/>
        </w:rPr>
        <w:t xml:space="preserve">expected to be </w:t>
      </w:r>
      <w:r w:rsidR="003645E0" w:rsidRPr="00F8107C">
        <w:rPr>
          <w:rFonts w:ascii="Times New Roman" w:hAnsi="Times New Roman" w:cs="Times New Roman"/>
          <w:color w:val="0D0D0D" w:themeColor="text1" w:themeTint="F2"/>
          <w:sz w:val="24"/>
          <w:szCs w:val="24"/>
        </w:rPr>
        <w:t xml:space="preserve">more impacted by local habitat rather than changes on a landscape level, while social groups with </w:t>
      </w:r>
      <w:r w:rsidR="003645E0" w:rsidRPr="00F8107C">
        <w:rPr>
          <w:rFonts w:ascii="Times New Roman" w:hAnsi="Times New Roman" w:cs="Times New Roman"/>
          <w:color w:val="0D0D0D" w:themeColor="text1" w:themeTint="F2"/>
          <w:sz w:val="24"/>
          <w:szCs w:val="24"/>
        </w:rPr>
        <w:lastRenderedPageBreak/>
        <w:t xml:space="preserve">larger ranges </w:t>
      </w:r>
      <w:ins w:id="266" w:author="Helmreich, Salena" w:date="2026-04-16T15:09:00Z" w16du:dateUtc="2026-04-16T13:09:00Z">
        <w:r w:rsidR="00E96589">
          <w:rPr>
            <w:rFonts w:ascii="Times New Roman" w:hAnsi="Times New Roman" w:cs="Times New Roman"/>
            <w:color w:val="0D0D0D" w:themeColor="text1" w:themeTint="F2"/>
            <w:sz w:val="24"/>
            <w:szCs w:val="24"/>
          </w:rPr>
          <w:t xml:space="preserve">and body sizes </w:t>
        </w:r>
      </w:ins>
      <w:r w:rsidR="003645E0" w:rsidRPr="00F8107C">
        <w:rPr>
          <w:rFonts w:ascii="Times New Roman" w:hAnsi="Times New Roman" w:cs="Times New Roman"/>
          <w:color w:val="0D0D0D" w:themeColor="text1" w:themeTint="F2"/>
          <w:sz w:val="24"/>
          <w:szCs w:val="24"/>
        </w:rPr>
        <w:t>such as honeybees and bumble</w:t>
      </w:r>
      <w:r w:rsidR="00571E28">
        <w:rPr>
          <w:rFonts w:ascii="Times New Roman" w:hAnsi="Times New Roman" w:cs="Times New Roman"/>
          <w:color w:val="0D0D0D" w:themeColor="text1" w:themeTint="F2"/>
          <w:sz w:val="24"/>
          <w:szCs w:val="24"/>
        </w:rPr>
        <w:t xml:space="preserve"> </w:t>
      </w:r>
      <w:r w:rsidR="003645E0" w:rsidRPr="00F8107C">
        <w:rPr>
          <w:rFonts w:ascii="Times New Roman" w:hAnsi="Times New Roman" w:cs="Times New Roman"/>
          <w:color w:val="0D0D0D" w:themeColor="text1" w:themeTint="F2"/>
          <w:sz w:val="24"/>
          <w:szCs w:val="24"/>
        </w:rPr>
        <w:t xml:space="preserve">bees are more responsive to landscape level change </w:t>
      </w:r>
      <w:r w:rsidR="00726A86" w:rsidRPr="00726A86">
        <w:rPr>
          <w:rFonts w:ascii="Times New Roman" w:hAnsi="Times New Roman" w:cs="Times New Roman"/>
          <w:color w:val="000000"/>
          <w:kern w:val="0"/>
          <w:sz w:val="24"/>
          <w:szCs w:val="24"/>
        </w:rPr>
        <w:t>(</w:t>
      </w:r>
      <w:proofErr w:type="spellStart"/>
      <w:r w:rsidR="0000225B" w:rsidRPr="00726A86">
        <w:rPr>
          <w:rFonts w:ascii="Times New Roman" w:hAnsi="Times New Roman" w:cs="Times New Roman"/>
          <w:color w:val="000000"/>
          <w:kern w:val="0"/>
          <w:sz w:val="24"/>
          <w:szCs w:val="24"/>
        </w:rPr>
        <w:t>Bänsch</w:t>
      </w:r>
      <w:proofErr w:type="spellEnd"/>
      <w:r w:rsidR="0000225B" w:rsidRPr="00726A86">
        <w:rPr>
          <w:rFonts w:ascii="Times New Roman" w:hAnsi="Times New Roman" w:cs="Times New Roman"/>
          <w:color w:val="000000"/>
          <w:kern w:val="0"/>
          <w:sz w:val="24"/>
          <w:szCs w:val="24"/>
        </w:rPr>
        <w:t xml:space="preserve"> et al.</w:t>
      </w:r>
      <w:r w:rsidR="0000225B">
        <w:rPr>
          <w:rFonts w:ascii="Times New Roman" w:hAnsi="Times New Roman" w:cs="Times New Roman"/>
          <w:color w:val="000000"/>
          <w:kern w:val="0"/>
          <w:sz w:val="24"/>
          <w:szCs w:val="24"/>
        </w:rPr>
        <w:t>,</w:t>
      </w:r>
      <w:r w:rsidR="0000225B" w:rsidRPr="00726A86">
        <w:rPr>
          <w:rFonts w:ascii="Times New Roman" w:hAnsi="Times New Roman" w:cs="Times New Roman"/>
          <w:color w:val="000000"/>
          <w:kern w:val="0"/>
          <w:sz w:val="24"/>
          <w:szCs w:val="24"/>
        </w:rPr>
        <w:t xml:space="preserve"> 2021</w:t>
      </w:r>
      <w:r w:rsidR="0000225B">
        <w:rPr>
          <w:rFonts w:ascii="Times New Roman" w:hAnsi="Times New Roman" w:cs="Times New Roman"/>
          <w:color w:val="000000"/>
          <w:kern w:val="0"/>
          <w:sz w:val="24"/>
          <w:szCs w:val="24"/>
        </w:rPr>
        <w:t>;</w:t>
      </w:r>
      <w:r w:rsidR="0000225B" w:rsidRPr="00726A86">
        <w:rPr>
          <w:rFonts w:ascii="Times New Roman" w:hAnsi="Times New Roman" w:cs="Times New Roman"/>
          <w:color w:val="000000"/>
          <w:kern w:val="0"/>
          <w:sz w:val="24"/>
          <w:szCs w:val="24"/>
        </w:rPr>
        <w:t xml:space="preserve"> </w:t>
      </w:r>
      <w:r w:rsidR="0000225B">
        <w:rPr>
          <w:rFonts w:ascii="Times New Roman" w:hAnsi="Times New Roman" w:cs="Times New Roman"/>
          <w:color w:val="000000"/>
          <w:kern w:val="0"/>
          <w:sz w:val="24"/>
          <w:szCs w:val="24"/>
        </w:rPr>
        <w:t xml:space="preserve">Olsson et al., 2025; </w:t>
      </w:r>
      <w:r w:rsidR="00726A86" w:rsidRPr="00726A86">
        <w:rPr>
          <w:rFonts w:ascii="Times New Roman" w:hAnsi="Times New Roman" w:cs="Times New Roman"/>
          <w:color w:val="000000"/>
          <w:kern w:val="0"/>
          <w:sz w:val="24"/>
          <w:szCs w:val="24"/>
        </w:rPr>
        <w:t>Woodcock et al.</w:t>
      </w:r>
      <w:r w:rsidR="0000225B">
        <w:rPr>
          <w:rFonts w:ascii="Times New Roman" w:hAnsi="Times New Roman" w:cs="Times New Roman"/>
          <w:color w:val="000000"/>
          <w:kern w:val="0"/>
          <w:sz w:val="24"/>
          <w:szCs w:val="24"/>
        </w:rPr>
        <w:t>,</w:t>
      </w:r>
      <w:r w:rsidR="00726A86" w:rsidRPr="00726A86">
        <w:rPr>
          <w:rFonts w:ascii="Times New Roman" w:hAnsi="Times New Roman" w:cs="Times New Roman"/>
          <w:color w:val="000000"/>
          <w:kern w:val="0"/>
          <w:sz w:val="24"/>
          <w:szCs w:val="24"/>
        </w:rPr>
        <w:t xml:space="preserve"> 2013)</w:t>
      </w:r>
      <w:r w:rsidR="00A633F0" w:rsidRPr="2C55CF33">
        <w:rPr>
          <w:rFonts w:ascii="Times New Roman" w:hAnsi="Times New Roman" w:cs="Times New Roman"/>
          <w:sz w:val="24"/>
          <w:szCs w:val="24"/>
        </w:rPr>
        <w:t>.</w:t>
      </w:r>
      <w:r w:rsidR="00BC2FA7" w:rsidRPr="2C55CF33">
        <w:rPr>
          <w:rFonts w:ascii="Times New Roman" w:hAnsi="Times New Roman" w:cs="Times New Roman"/>
          <w:sz w:val="24"/>
          <w:szCs w:val="24"/>
        </w:rPr>
        <w:t xml:space="preserve"> </w:t>
      </w:r>
    </w:p>
    <w:p w14:paraId="0ECC1623" w14:textId="77777777" w:rsidR="007C11AA" w:rsidRDefault="00296188" w:rsidP="004D7057">
      <w:pPr>
        <w:spacing w:after="0" w:line="480" w:lineRule="auto"/>
        <w:ind w:firstLine="540"/>
        <w:rPr>
          <w:rFonts w:ascii="Times New Roman" w:hAnsi="Times New Roman" w:cs="Times New Roman"/>
          <w:sz w:val="24"/>
          <w:szCs w:val="24"/>
        </w:rPr>
      </w:pPr>
      <w:r>
        <w:rPr>
          <w:rFonts w:ascii="Times New Roman" w:hAnsi="Times New Roman" w:cs="Times New Roman"/>
          <w:sz w:val="24"/>
          <w:szCs w:val="24"/>
        </w:rPr>
        <w:t>Overall, we found that the</w:t>
      </w:r>
      <w:r w:rsidR="00877754">
        <w:rPr>
          <w:rFonts w:ascii="Times New Roman" w:hAnsi="Times New Roman" w:cs="Times New Roman"/>
          <w:sz w:val="24"/>
          <w:szCs w:val="24"/>
        </w:rPr>
        <w:t xml:space="preserve"> </w:t>
      </w:r>
      <w:r w:rsidR="00266446">
        <w:rPr>
          <w:rFonts w:ascii="Times New Roman" w:hAnsi="Times New Roman" w:cs="Times New Roman"/>
          <w:sz w:val="24"/>
          <w:szCs w:val="24"/>
        </w:rPr>
        <w:t>effects of canola on wild bee populations</w:t>
      </w:r>
      <w:r w:rsidR="00877754">
        <w:rPr>
          <w:rFonts w:ascii="Times New Roman" w:hAnsi="Times New Roman" w:cs="Times New Roman"/>
          <w:sz w:val="24"/>
          <w:szCs w:val="24"/>
        </w:rPr>
        <w:t xml:space="preserve"> in the Palouse </w:t>
      </w:r>
      <w:r>
        <w:rPr>
          <w:rFonts w:ascii="Times New Roman" w:hAnsi="Times New Roman" w:cs="Times New Roman"/>
          <w:sz w:val="24"/>
          <w:szCs w:val="24"/>
        </w:rPr>
        <w:t>were</w:t>
      </w:r>
      <w:r w:rsidR="00877754">
        <w:rPr>
          <w:rFonts w:ascii="Times New Roman" w:hAnsi="Times New Roman" w:cs="Times New Roman"/>
          <w:sz w:val="24"/>
          <w:szCs w:val="24"/>
        </w:rPr>
        <w:t xml:space="preserve"> </w:t>
      </w:r>
      <w:r w:rsidR="00101911">
        <w:rPr>
          <w:rFonts w:ascii="Times New Roman" w:hAnsi="Times New Roman" w:cs="Times New Roman"/>
          <w:sz w:val="24"/>
          <w:szCs w:val="24"/>
        </w:rPr>
        <w:t xml:space="preserve">not </w:t>
      </w:r>
      <w:r w:rsidR="003E7A4D">
        <w:rPr>
          <w:rFonts w:ascii="Times New Roman" w:hAnsi="Times New Roman" w:cs="Times New Roman"/>
          <w:sz w:val="24"/>
          <w:szCs w:val="24"/>
        </w:rPr>
        <w:t>uniform and</w:t>
      </w:r>
      <w:r w:rsidR="00101911">
        <w:rPr>
          <w:rFonts w:ascii="Times New Roman" w:hAnsi="Times New Roman" w:cs="Times New Roman"/>
          <w:sz w:val="24"/>
          <w:szCs w:val="24"/>
        </w:rPr>
        <w:t xml:space="preserve"> </w:t>
      </w:r>
      <w:r>
        <w:rPr>
          <w:rFonts w:ascii="Times New Roman" w:hAnsi="Times New Roman" w:cs="Times New Roman"/>
          <w:sz w:val="24"/>
          <w:szCs w:val="24"/>
        </w:rPr>
        <w:t>were</w:t>
      </w:r>
      <w:r w:rsidR="00101911">
        <w:rPr>
          <w:rFonts w:ascii="Times New Roman" w:hAnsi="Times New Roman" w:cs="Times New Roman"/>
          <w:sz w:val="24"/>
          <w:szCs w:val="24"/>
        </w:rPr>
        <w:t xml:space="preserve"> largely </w:t>
      </w:r>
      <w:proofErr w:type="gramStart"/>
      <w:r w:rsidR="00101911">
        <w:rPr>
          <w:rFonts w:ascii="Times New Roman" w:hAnsi="Times New Roman" w:cs="Times New Roman"/>
          <w:sz w:val="24"/>
          <w:szCs w:val="24"/>
        </w:rPr>
        <w:t>context-dependent</w:t>
      </w:r>
      <w:proofErr w:type="gramEnd"/>
      <w:r w:rsidR="00101911">
        <w:rPr>
          <w:rFonts w:ascii="Times New Roman" w:hAnsi="Times New Roman" w:cs="Times New Roman"/>
          <w:sz w:val="24"/>
          <w:szCs w:val="24"/>
        </w:rPr>
        <w:t xml:space="preserve">. </w:t>
      </w:r>
      <w:r w:rsidR="00D677F5">
        <w:rPr>
          <w:rFonts w:ascii="Times New Roman" w:hAnsi="Times New Roman" w:cs="Times New Roman"/>
          <w:sz w:val="24"/>
          <w:szCs w:val="24"/>
        </w:rPr>
        <w:t xml:space="preserve">In </w:t>
      </w:r>
      <w:r w:rsidR="00A767CE">
        <w:rPr>
          <w:rFonts w:ascii="Times New Roman" w:hAnsi="Times New Roman" w:cs="Times New Roman"/>
          <w:sz w:val="24"/>
          <w:szCs w:val="24"/>
        </w:rPr>
        <w:t>a</w:t>
      </w:r>
      <w:r>
        <w:rPr>
          <w:rFonts w:ascii="Times New Roman" w:hAnsi="Times New Roman" w:cs="Times New Roman"/>
          <w:sz w:val="24"/>
          <w:szCs w:val="24"/>
        </w:rPr>
        <w:t xml:space="preserve">n </w:t>
      </w:r>
      <w:r w:rsidR="00A767CE">
        <w:rPr>
          <w:rFonts w:ascii="Times New Roman" w:hAnsi="Times New Roman" w:cs="Times New Roman"/>
          <w:sz w:val="24"/>
          <w:szCs w:val="24"/>
        </w:rPr>
        <w:t>agricultural</w:t>
      </w:r>
      <w:r w:rsidR="00D677F5">
        <w:rPr>
          <w:rFonts w:ascii="Times New Roman" w:hAnsi="Times New Roman" w:cs="Times New Roman"/>
          <w:sz w:val="24"/>
          <w:szCs w:val="24"/>
        </w:rPr>
        <w:t xml:space="preserve"> regi</w:t>
      </w:r>
      <w:r w:rsidR="0090455A">
        <w:rPr>
          <w:rFonts w:ascii="Times New Roman" w:hAnsi="Times New Roman" w:cs="Times New Roman"/>
          <w:sz w:val="24"/>
          <w:szCs w:val="24"/>
        </w:rPr>
        <w:t xml:space="preserve">on dominated by </w:t>
      </w:r>
      <w:r w:rsidR="00736A19">
        <w:rPr>
          <w:rFonts w:ascii="Times New Roman" w:hAnsi="Times New Roman" w:cs="Times New Roman"/>
          <w:sz w:val="24"/>
          <w:szCs w:val="24"/>
        </w:rPr>
        <w:t>wheat,</w:t>
      </w:r>
      <w:r w:rsidR="00092870">
        <w:rPr>
          <w:rFonts w:ascii="Times New Roman" w:hAnsi="Times New Roman" w:cs="Times New Roman"/>
          <w:sz w:val="24"/>
          <w:szCs w:val="24"/>
        </w:rPr>
        <w:t xml:space="preserve"> </w:t>
      </w:r>
      <w:r w:rsidR="00A767CE">
        <w:rPr>
          <w:rFonts w:ascii="Times New Roman" w:hAnsi="Times New Roman" w:cs="Times New Roman"/>
          <w:sz w:val="24"/>
          <w:szCs w:val="24"/>
        </w:rPr>
        <w:t xml:space="preserve">canola </w:t>
      </w:r>
      <w:r w:rsidR="00092870">
        <w:rPr>
          <w:rFonts w:ascii="Times New Roman" w:hAnsi="Times New Roman" w:cs="Times New Roman"/>
          <w:sz w:val="24"/>
          <w:szCs w:val="24"/>
        </w:rPr>
        <w:t xml:space="preserve">in low proportions </w:t>
      </w:r>
      <w:r w:rsidR="00A767CE">
        <w:rPr>
          <w:rFonts w:ascii="Times New Roman" w:hAnsi="Times New Roman" w:cs="Times New Roman"/>
          <w:sz w:val="24"/>
          <w:szCs w:val="24"/>
        </w:rPr>
        <w:t xml:space="preserve">can provide a short-term </w:t>
      </w:r>
      <w:r w:rsidR="00EB787D">
        <w:rPr>
          <w:rFonts w:ascii="Times New Roman" w:hAnsi="Times New Roman" w:cs="Times New Roman"/>
          <w:sz w:val="24"/>
          <w:szCs w:val="24"/>
        </w:rPr>
        <w:t xml:space="preserve">floral </w:t>
      </w:r>
      <w:r w:rsidR="00A767CE">
        <w:rPr>
          <w:rFonts w:ascii="Times New Roman" w:hAnsi="Times New Roman" w:cs="Times New Roman"/>
          <w:sz w:val="24"/>
          <w:szCs w:val="24"/>
        </w:rPr>
        <w:t>resource pulse</w:t>
      </w:r>
      <w:r w:rsidR="0075031A">
        <w:rPr>
          <w:rFonts w:ascii="Times New Roman" w:hAnsi="Times New Roman" w:cs="Times New Roman"/>
          <w:sz w:val="24"/>
          <w:szCs w:val="24"/>
        </w:rPr>
        <w:t xml:space="preserve"> </w:t>
      </w:r>
      <w:r w:rsidR="00907D83">
        <w:rPr>
          <w:rFonts w:ascii="Times New Roman" w:hAnsi="Times New Roman" w:cs="Times New Roman"/>
          <w:sz w:val="24"/>
          <w:szCs w:val="24"/>
        </w:rPr>
        <w:t xml:space="preserve">that benefits bees. In contrast, higher levels of canola in the landscape </w:t>
      </w:r>
      <w:r w:rsidR="0000225B">
        <w:rPr>
          <w:rFonts w:ascii="Times New Roman" w:hAnsi="Times New Roman" w:cs="Times New Roman"/>
          <w:sz w:val="24"/>
          <w:szCs w:val="24"/>
        </w:rPr>
        <w:t>we</w:t>
      </w:r>
      <w:r w:rsidR="00A54FF1">
        <w:rPr>
          <w:rFonts w:ascii="Times New Roman" w:hAnsi="Times New Roman" w:cs="Times New Roman"/>
          <w:sz w:val="24"/>
          <w:szCs w:val="24"/>
        </w:rPr>
        <w:t xml:space="preserve">re associated with </w:t>
      </w:r>
      <w:r w:rsidR="00B5513B">
        <w:rPr>
          <w:rFonts w:ascii="Times New Roman" w:hAnsi="Times New Roman" w:cs="Times New Roman"/>
          <w:sz w:val="24"/>
          <w:szCs w:val="24"/>
        </w:rPr>
        <w:t xml:space="preserve">reduced head width and </w:t>
      </w:r>
      <w:r w:rsidR="000C119A">
        <w:rPr>
          <w:rFonts w:ascii="Times New Roman" w:hAnsi="Times New Roman" w:cs="Times New Roman"/>
          <w:sz w:val="24"/>
          <w:szCs w:val="24"/>
        </w:rPr>
        <w:t xml:space="preserve">abundance in some genera of wild bees. This could be explained by </w:t>
      </w:r>
      <w:r w:rsidR="008E7DD6">
        <w:rPr>
          <w:rFonts w:ascii="Times New Roman" w:hAnsi="Times New Roman" w:cs="Times New Roman"/>
          <w:sz w:val="24"/>
          <w:szCs w:val="24"/>
        </w:rPr>
        <w:t xml:space="preserve">decreased floral diversity, </w:t>
      </w:r>
      <w:commentRangeStart w:id="267"/>
      <w:r w:rsidR="008E7DD6">
        <w:rPr>
          <w:rFonts w:ascii="Times New Roman" w:hAnsi="Times New Roman" w:cs="Times New Roman"/>
          <w:sz w:val="24"/>
          <w:szCs w:val="24"/>
        </w:rPr>
        <w:t>increased pathogen and parasite exposure</w:t>
      </w:r>
      <w:commentRangeEnd w:id="267"/>
      <w:r w:rsidR="00B55234">
        <w:rPr>
          <w:rStyle w:val="CommentReference"/>
          <w:rFonts w:ascii="Times New Roman" w:hAnsi="Times New Roman" w:cs="Times New Roman"/>
          <w:sz w:val="24"/>
          <w:szCs w:val="24"/>
        </w:rPr>
        <w:commentReference w:id="267"/>
      </w:r>
      <w:r w:rsidR="008E7DD6">
        <w:rPr>
          <w:rFonts w:ascii="Times New Roman" w:hAnsi="Times New Roman" w:cs="Times New Roman"/>
          <w:sz w:val="24"/>
          <w:szCs w:val="24"/>
        </w:rPr>
        <w:t xml:space="preserve">, </w:t>
      </w:r>
      <w:r>
        <w:rPr>
          <w:rFonts w:ascii="Times New Roman" w:hAnsi="Times New Roman" w:cs="Times New Roman"/>
          <w:sz w:val="24"/>
          <w:szCs w:val="24"/>
        </w:rPr>
        <w:t>or</w:t>
      </w:r>
      <w:r w:rsidR="00012C7A">
        <w:rPr>
          <w:rFonts w:ascii="Times New Roman" w:hAnsi="Times New Roman" w:cs="Times New Roman"/>
          <w:sz w:val="24"/>
          <w:szCs w:val="24"/>
        </w:rPr>
        <w:t xml:space="preserve"> limited opportunities for cavity-nesters. </w:t>
      </w:r>
      <w:r w:rsidR="00055BDD">
        <w:rPr>
          <w:rFonts w:ascii="Times New Roman" w:hAnsi="Times New Roman" w:cs="Times New Roman"/>
          <w:sz w:val="24"/>
          <w:szCs w:val="24"/>
        </w:rPr>
        <w:t xml:space="preserve">Landscape-driven responses </w:t>
      </w:r>
      <w:r w:rsidR="00907948">
        <w:rPr>
          <w:rFonts w:ascii="Times New Roman" w:hAnsi="Times New Roman" w:cs="Times New Roman"/>
          <w:sz w:val="24"/>
          <w:szCs w:val="24"/>
        </w:rPr>
        <w:t xml:space="preserve">varied across genera, </w:t>
      </w:r>
      <w:r>
        <w:rPr>
          <w:rFonts w:ascii="Times New Roman" w:hAnsi="Times New Roman" w:cs="Times New Roman"/>
          <w:sz w:val="24"/>
          <w:szCs w:val="24"/>
        </w:rPr>
        <w:t xml:space="preserve">although </w:t>
      </w:r>
      <w:r w:rsidR="00907948">
        <w:rPr>
          <w:rFonts w:ascii="Times New Roman" w:hAnsi="Times New Roman" w:cs="Times New Roman"/>
          <w:i/>
          <w:iCs/>
          <w:sz w:val="24"/>
          <w:szCs w:val="24"/>
        </w:rPr>
        <w:t>Bombus</w:t>
      </w:r>
      <w:r w:rsidR="00907948">
        <w:rPr>
          <w:rFonts w:ascii="Times New Roman" w:hAnsi="Times New Roman" w:cs="Times New Roman"/>
          <w:sz w:val="24"/>
          <w:szCs w:val="24"/>
        </w:rPr>
        <w:t xml:space="preserve"> and </w:t>
      </w:r>
      <w:r w:rsidR="00907948">
        <w:rPr>
          <w:rFonts w:ascii="Times New Roman" w:hAnsi="Times New Roman" w:cs="Times New Roman"/>
          <w:i/>
          <w:iCs/>
          <w:sz w:val="24"/>
          <w:szCs w:val="24"/>
        </w:rPr>
        <w:t>Osmia</w:t>
      </w:r>
      <w:r w:rsidR="00907948">
        <w:rPr>
          <w:rFonts w:ascii="Times New Roman" w:hAnsi="Times New Roman" w:cs="Times New Roman"/>
          <w:sz w:val="24"/>
          <w:szCs w:val="24"/>
        </w:rPr>
        <w:t xml:space="preserve"> showed </w:t>
      </w:r>
      <w:proofErr w:type="gramStart"/>
      <w:r w:rsidR="00907948">
        <w:rPr>
          <w:rFonts w:ascii="Times New Roman" w:hAnsi="Times New Roman" w:cs="Times New Roman"/>
          <w:sz w:val="24"/>
          <w:szCs w:val="24"/>
        </w:rPr>
        <w:t>particular sensitivity</w:t>
      </w:r>
      <w:proofErr w:type="gramEnd"/>
      <w:r w:rsidR="00907948">
        <w:rPr>
          <w:rFonts w:ascii="Times New Roman" w:hAnsi="Times New Roman" w:cs="Times New Roman"/>
          <w:sz w:val="24"/>
          <w:szCs w:val="24"/>
        </w:rPr>
        <w:t xml:space="preserve"> to increasing canola</w:t>
      </w:r>
      <w:r w:rsidR="0000225B">
        <w:rPr>
          <w:rFonts w:ascii="Times New Roman" w:hAnsi="Times New Roman" w:cs="Times New Roman"/>
          <w:sz w:val="24"/>
          <w:szCs w:val="24"/>
        </w:rPr>
        <w:t xml:space="preserve"> in the broader landscape</w:t>
      </w:r>
      <w:r w:rsidR="00907948">
        <w:rPr>
          <w:rFonts w:ascii="Times New Roman" w:hAnsi="Times New Roman" w:cs="Times New Roman"/>
          <w:sz w:val="24"/>
          <w:szCs w:val="24"/>
        </w:rPr>
        <w:t>.</w:t>
      </w:r>
      <w:r w:rsidR="00CE5E6D">
        <w:rPr>
          <w:rFonts w:ascii="Times New Roman" w:hAnsi="Times New Roman" w:cs="Times New Roman"/>
          <w:sz w:val="24"/>
          <w:szCs w:val="24"/>
        </w:rPr>
        <w:t xml:space="preserve"> We suggest that </w:t>
      </w:r>
      <w:r w:rsidR="00940E5F">
        <w:rPr>
          <w:rFonts w:ascii="Times New Roman" w:hAnsi="Times New Roman" w:cs="Times New Roman"/>
          <w:sz w:val="24"/>
          <w:szCs w:val="24"/>
        </w:rPr>
        <w:t xml:space="preserve">local </w:t>
      </w:r>
      <w:r w:rsidR="00804258">
        <w:rPr>
          <w:rFonts w:ascii="Times New Roman" w:hAnsi="Times New Roman" w:cs="Times New Roman"/>
          <w:sz w:val="24"/>
          <w:szCs w:val="24"/>
        </w:rPr>
        <w:t>habitat quality outweighs</w:t>
      </w:r>
      <w:r w:rsidR="00E435FF">
        <w:rPr>
          <w:rFonts w:ascii="Times New Roman" w:hAnsi="Times New Roman" w:cs="Times New Roman"/>
          <w:sz w:val="24"/>
          <w:szCs w:val="24"/>
        </w:rPr>
        <w:t xml:space="preserve"> broader</w:t>
      </w:r>
      <w:r w:rsidR="00804258">
        <w:rPr>
          <w:rFonts w:ascii="Times New Roman" w:hAnsi="Times New Roman" w:cs="Times New Roman"/>
          <w:sz w:val="24"/>
          <w:szCs w:val="24"/>
        </w:rPr>
        <w:t xml:space="preserve"> landscape</w:t>
      </w:r>
      <w:r w:rsidR="008A10E8">
        <w:rPr>
          <w:rFonts w:ascii="Times New Roman" w:hAnsi="Times New Roman" w:cs="Times New Roman"/>
          <w:sz w:val="24"/>
          <w:szCs w:val="24"/>
        </w:rPr>
        <w:t>-level patterns</w:t>
      </w:r>
      <w:r w:rsidR="0000225B">
        <w:rPr>
          <w:rFonts w:ascii="Times New Roman" w:hAnsi="Times New Roman" w:cs="Times New Roman"/>
          <w:sz w:val="24"/>
          <w:szCs w:val="24"/>
        </w:rPr>
        <w:t xml:space="preserve"> for most bees on the Palouse Prairie</w:t>
      </w:r>
      <w:r w:rsidR="008A10E8">
        <w:rPr>
          <w:rFonts w:ascii="Times New Roman" w:hAnsi="Times New Roman" w:cs="Times New Roman"/>
          <w:sz w:val="24"/>
          <w:szCs w:val="24"/>
        </w:rPr>
        <w:t xml:space="preserve">, as </w:t>
      </w:r>
      <w:r w:rsidR="008C3A7D">
        <w:rPr>
          <w:rFonts w:ascii="Times New Roman" w:hAnsi="Times New Roman" w:cs="Times New Roman"/>
          <w:sz w:val="24"/>
          <w:szCs w:val="24"/>
        </w:rPr>
        <w:t>solitary</w:t>
      </w:r>
      <w:r w:rsidR="004864FA">
        <w:rPr>
          <w:rFonts w:ascii="Times New Roman" w:hAnsi="Times New Roman" w:cs="Times New Roman"/>
          <w:sz w:val="24"/>
          <w:szCs w:val="24"/>
        </w:rPr>
        <w:t xml:space="preserve"> groups with limited foraging ranges </w:t>
      </w:r>
      <w:r w:rsidR="007873AB">
        <w:rPr>
          <w:rFonts w:ascii="Times New Roman" w:hAnsi="Times New Roman" w:cs="Times New Roman"/>
          <w:sz w:val="24"/>
          <w:szCs w:val="24"/>
        </w:rPr>
        <w:t xml:space="preserve">are </w:t>
      </w:r>
      <w:r w:rsidR="0000225B">
        <w:rPr>
          <w:rFonts w:ascii="Times New Roman" w:hAnsi="Times New Roman" w:cs="Times New Roman"/>
          <w:sz w:val="24"/>
          <w:szCs w:val="24"/>
        </w:rPr>
        <w:t xml:space="preserve">dominant </w:t>
      </w:r>
      <w:r w:rsidR="007873AB">
        <w:rPr>
          <w:rFonts w:ascii="Times New Roman" w:hAnsi="Times New Roman" w:cs="Times New Roman"/>
          <w:sz w:val="24"/>
          <w:szCs w:val="24"/>
        </w:rPr>
        <w:t xml:space="preserve">in this system. </w:t>
      </w:r>
      <w:r>
        <w:rPr>
          <w:rFonts w:ascii="Times New Roman" w:hAnsi="Times New Roman" w:cs="Times New Roman"/>
          <w:sz w:val="24"/>
          <w:szCs w:val="24"/>
        </w:rPr>
        <w:t xml:space="preserve">Yet, our </w:t>
      </w:r>
      <w:r w:rsidR="00706A87">
        <w:rPr>
          <w:rFonts w:ascii="Times New Roman" w:hAnsi="Times New Roman" w:cs="Times New Roman"/>
          <w:sz w:val="24"/>
          <w:szCs w:val="24"/>
        </w:rPr>
        <w:t>findings highligh</w:t>
      </w:r>
      <w:r w:rsidR="00CE25E8">
        <w:rPr>
          <w:rFonts w:ascii="Times New Roman" w:hAnsi="Times New Roman" w:cs="Times New Roman"/>
          <w:sz w:val="24"/>
          <w:szCs w:val="24"/>
        </w:rPr>
        <w:t xml:space="preserve">t the nuance in wild bee responses to </w:t>
      </w:r>
      <w:r w:rsidR="00644AC5">
        <w:rPr>
          <w:rFonts w:ascii="Times New Roman" w:hAnsi="Times New Roman" w:cs="Times New Roman"/>
          <w:sz w:val="24"/>
          <w:szCs w:val="24"/>
        </w:rPr>
        <w:t>agricultural landscapes</w:t>
      </w:r>
      <w:r w:rsidR="000F18EC">
        <w:rPr>
          <w:rFonts w:ascii="Times New Roman" w:hAnsi="Times New Roman" w:cs="Times New Roman"/>
          <w:sz w:val="24"/>
          <w:szCs w:val="24"/>
        </w:rPr>
        <w:t xml:space="preserve">, as mass flowering crops </w:t>
      </w:r>
      <w:r w:rsidR="000351E1">
        <w:rPr>
          <w:rFonts w:ascii="Times New Roman" w:hAnsi="Times New Roman" w:cs="Times New Roman"/>
          <w:sz w:val="24"/>
          <w:szCs w:val="24"/>
        </w:rPr>
        <w:t xml:space="preserve">do not provoke uniform </w:t>
      </w:r>
      <w:r w:rsidR="0000225B">
        <w:rPr>
          <w:rFonts w:ascii="Times New Roman" w:hAnsi="Times New Roman" w:cs="Times New Roman"/>
          <w:sz w:val="24"/>
          <w:szCs w:val="24"/>
        </w:rPr>
        <w:t xml:space="preserve">effects on </w:t>
      </w:r>
      <w:del w:id="268" w:author="Helmreich, Salena" w:date="2026-04-03T11:32:00Z" w16du:dateUtc="2026-04-03T09:32:00Z">
        <w:r w:rsidR="0000225B" w:rsidDel="00C504CD">
          <w:rPr>
            <w:rFonts w:ascii="Times New Roman" w:hAnsi="Times New Roman" w:cs="Times New Roman"/>
            <w:sz w:val="24"/>
            <w:szCs w:val="24"/>
          </w:rPr>
          <w:delText>f</w:delText>
        </w:r>
      </w:del>
      <w:r w:rsidR="000351E1">
        <w:rPr>
          <w:rFonts w:ascii="Times New Roman" w:hAnsi="Times New Roman" w:cs="Times New Roman"/>
          <w:sz w:val="24"/>
          <w:szCs w:val="24"/>
        </w:rPr>
        <w:t>bee health and abundance</w:t>
      </w:r>
      <w:r w:rsidR="00644AC5">
        <w:rPr>
          <w:rFonts w:ascii="Times New Roman" w:hAnsi="Times New Roman" w:cs="Times New Roman"/>
          <w:sz w:val="24"/>
          <w:szCs w:val="24"/>
        </w:rPr>
        <w:t xml:space="preserve">. </w:t>
      </w:r>
      <w:r>
        <w:rPr>
          <w:rFonts w:ascii="Times New Roman" w:hAnsi="Times New Roman" w:cs="Times New Roman"/>
          <w:sz w:val="24"/>
          <w:szCs w:val="24"/>
        </w:rPr>
        <w:t xml:space="preserve">Rather, mass </w:t>
      </w:r>
      <w:r w:rsidR="00644AC5">
        <w:rPr>
          <w:rFonts w:ascii="Times New Roman" w:hAnsi="Times New Roman" w:cs="Times New Roman"/>
          <w:sz w:val="24"/>
          <w:szCs w:val="24"/>
        </w:rPr>
        <w:t xml:space="preserve">flowering crops can </w:t>
      </w:r>
      <w:r w:rsidR="00CE6246">
        <w:rPr>
          <w:rFonts w:ascii="Times New Roman" w:hAnsi="Times New Roman" w:cs="Times New Roman"/>
          <w:sz w:val="24"/>
          <w:szCs w:val="24"/>
        </w:rPr>
        <w:t>induce both positive and negative effects on wild bees</w:t>
      </w:r>
      <w:r w:rsidR="00EF2880">
        <w:rPr>
          <w:rFonts w:ascii="Times New Roman" w:hAnsi="Times New Roman" w:cs="Times New Roman"/>
          <w:sz w:val="24"/>
          <w:szCs w:val="24"/>
        </w:rPr>
        <w:t>, and these outcomes depend on flowering crop saturation within the landscape, surrounding habitat composition, and species-specific life histories.</w:t>
      </w:r>
    </w:p>
    <w:p w14:paraId="4E765FAE" w14:textId="77777777" w:rsidR="007C11AA" w:rsidRDefault="007C11AA">
      <w:pPr>
        <w:rPr>
          <w:rFonts w:ascii="Times New Roman" w:hAnsi="Times New Roman" w:cs="Times New Roman"/>
          <w:sz w:val="24"/>
          <w:szCs w:val="24"/>
        </w:rPr>
      </w:pPr>
      <w:r>
        <w:rPr>
          <w:rFonts w:ascii="Times New Roman" w:hAnsi="Times New Roman" w:cs="Times New Roman"/>
          <w:sz w:val="24"/>
          <w:szCs w:val="24"/>
        </w:rPr>
        <w:br w:type="page"/>
      </w:r>
    </w:p>
    <w:p w14:paraId="6274459D" w14:textId="77777777" w:rsidR="007C11AA" w:rsidRPr="00A43D49" w:rsidRDefault="007C11AA" w:rsidP="007C11AA">
      <w:pPr>
        <w:pStyle w:val="Bibliography"/>
        <w:spacing w:after="0" w:line="480" w:lineRule="auto"/>
        <w:ind w:left="360" w:hanging="360"/>
        <w:rPr>
          <w:rFonts w:ascii="Times New Roman" w:hAnsi="Times New Roman" w:cs="Times New Roman"/>
          <w:b/>
          <w:bCs/>
          <w:sz w:val="24"/>
          <w:szCs w:val="24"/>
        </w:rPr>
      </w:pPr>
      <w:r w:rsidRPr="00A43D49">
        <w:rPr>
          <w:rFonts w:ascii="Times New Roman" w:hAnsi="Times New Roman" w:cs="Times New Roman"/>
          <w:b/>
          <w:bCs/>
          <w:sz w:val="24"/>
          <w:szCs w:val="24"/>
        </w:rPr>
        <w:lastRenderedPageBreak/>
        <w:t>REFERENCES</w:t>
      </w:r>
    </w:p>
    <w:p w14:paraId="219F941E" w14:textId="21E95547" w:rsidR="007C11AA" w:rsidRPr="007C11AA" w:rsidRDefault="007C11AA" w:rsidP="007C11AA">
      <w:pPr>
        <w:pStyle w:val="Bibliography"/>
        <w:spacing w:after="0" w:line="480" w:lineRule="auto"/>
        <w:ind w:left="360" w:hanging="360"/>
        <w:rPr>
          <w:rFonts w:ascii="Times New Roman" w:hAnsi="Times New Roman" w:cs="Times New Roman"/>
          <w:sz w:val="24"/>
          <w:szCs w:val="24"/>
        </w:rPr>
      </w:pPr>
      <w:r w:rsidRPr="007C11AA">
        <w:rPr>
          <w:rFonts w:ascii="Times New Roman" w:hAnsi="Times New Roman" w:cs="Times New Roman"/>
          <w:sz w:val="24"/>
          <w:szCs w:val="24"/>
        </w:rPr>
        <w:t>Bänsch</w:t>
      </w:r>
      <w:ins w:id="269" w:author="Helmreich, Salena" w:date="2026-04-16T15:54:00Z" w16du:dateUtc="2026-04-16T13:54:00Z">
        <w:r w:rsidR="00D903B3">
          <w:rPr>
            <w:rFonts w:ascii="Times New Roman" w:hAnsi="Times New Roman" w:cs="Times New Roman"/>
            <w:sz w:val="24"/>
            <w:szCs w:val="24"/>
          </w:rPr>
          <w:t>,</w:t>
        </w:r>
      </w:ins>
      <w:r w:rsidRPr="007C11AA">
        <w:rPr>
          <w:rFonts w:ascii="Times New Roman" w:hAnsi="Times New Roman" w:cs="Times New Roman"/>
          <w:sz w:val="24"/>
          <w:szCs w:val="24"/>
        </w:rPr>
        <w:t xml:space="preserve"> S</w:t>
      </w:r>
      <w:ins w:id="270" w:author="Helmreich, Salena" w:date="2026-04-16T15:54:00Z" w16du:dateUtc="2026-04-16T13:54:00Z">
        <w:r w:rsidR="00D903B3">
          <w:rPr>
            <w:rFonts w:ascii="Times New Roman" w:hAnsi="Times New Roman" w:cs="Times New Roman"/>
            <w:sz w:val="24"/>
            <w:szCs w:val="24"/>
          </w:rPr>
          <w:t>.</w:t>
        </w:r>
      </w:ins>
      <w:r w:rsidRPr="007C11AA">
        <w:rPr>
          <w:rFonts w:ascii="Times New Roman" w:hAnsi="Times New Roman" w:cs="Times New Roman"/>
          <w:sz w:val="24"/>
          <w:szCs w:val="24"/>
        </w:rPr>
        <w:t xml:space="preserve">, </w:t>
      </w:r>
      <w:proofErr w:type="spellStart"/>
      <w:r w:rsidRPr="007C11AA">
        <w:rPr>
          <w:rFonts w:ascii="Times New Roman" w:hAnsi="Times New Roman" w:cs="Times New Roman"/>
          <w:sz w:val="24"/>
          <w:szCs w:val="24"/>
        </w:rPr>
        <w:t>Tscharntke</w:t>
      </w:r>
      <w:proofErr w:type="spellEnd"/>
      <w:ins w:id="271" w:author="Helmreich, Salena" w:date="2026-04-16T15:54:00Z" w16du:dateUtc="2026-04-16T13:54:00Z">
        <w:r w:rsidR="00D903B3">
          <w:rPr>
            <w:rFonts w:ascii="Times New Roman" w:hAnsi="Times New Roman" w:cs="Times New Roman"/>
            <w:sz w:val="24"/>
            <w:szCs w:val="24"/>
          </w:rPr>
          <w:t>,</w:t>
        </w:r>
      </w:ins>
      <w:r w:rsidRPr="007C11AA">
        <w:rPr>
          <w:rFonts w:ascii="Times New Roman" w:hAnsi="Times New Roman" w:cs="Times New Roman"/>
          <w:sz w:val="24"/>
          <w:szCs w:val="24"/>
        </w:rPr>
        <w:t xml:space="preserve"> T</w:t>
      </w:r>
      <w:ins w:id="272" w:author="Helmreich, Salena" w:date="2026-04-16T15:54:00Z" w16du:dateUtc="2026-04-16T13:54:00Z">
        <w:r w:rsidR="00D903B3">
          <w:rPr>
            <w:rFonts w:ascii="Times New Roman" w:hAnsi="Times New Roman" w:cs="Times New Roman"/>
            <w:sz w:val="24"/>
            <w:szCs w:val="24"/>
          </w:rPr>
          <w:t>.</w:t>
        </w:r>
      </w:ins>
      <w:r w:rsidRPr="007C11AA">
        <w:rPr>
          <w:rFonts w:ascii="Times New Roman" w:hAnsi="Times New Roman" w:cs="Times New Roman"/>
          <w:sz w:val="24"/>
          <w:szCs w:val="24"/>
        </w:rPr>
        <w:t>, Gabriel</w:t>
      </w:r>
      <w:ins w:id="273" w:author="Helmreich, Salena" w:date="2026-04-16T15:54:00Z" w16du:dateUtc="2026-04-16T13:54:00Z">
        <w:r w:rsidR="00D903B3">
          <w:rPr>
            <w:rFonts w:ascii="Times New Roman" w:hAnsi="Times New Roman" w:cs="Times New Roman"/>
            <w:sz w:val="24"/>
            <w:szCs w:val="24"/>
          </w:rPr>
          <w:t>,</w:t>
        </w:r>
      </w:ins>
      <w:r w:rsidRPr="007C11AA">
        <w:rPr>
          <w:rFonts w:ascii="Times New Roman" w:hAnsi="Times New Roman" w:cs="Times New Roman"/>
          <w:sz w:val="24"/>
          <w:szCs w:val="24"/>
        </w:rPr>
        <w:t xml:space="preserve"> D</w:t>
      </w:r>
      <w:ins w:id="274" w:author="Helmreich, Salena" w:date="2026-04-16T15:54:00Z" w16du:dateUtc="2026-04-16T13:54:00Z">
        <w:r w:rsidR="00D903B3">
          <w:rPr>
            <w:rFonts w:ascii="Times New Roman" w:hAnsi="Times New Roman" w:cs="Times New Roman"/>
            <w:sz w:val="24"/>
            <w:szCs w:val="24"/>
          </w:rPr>
          <w:t>.</w:t>
        </w:r>
      </w:ins>
      <w:r w:rsidRPr="007C11AA">
        <w:rPr>
          <w:rFonts w:ascii="Times New Roman" w:hAnsi="Times New Roman" w:cs="Times New Roman"/>
          <w:sz w:val="24"/>
          <w:szCs w:val="24"/>
        </w:rPr>
        <w:t xml:space="preserve">, &amp; Westphal, C. (2021). Crop pollination services: complementary resource use by social vs solitary bees facing crops with contrasting flower supply. </w:t>
      </w:r>
      <w:r w:rsidRPr="007C11AA">
        <w:rPr>
          <w:rFonts w:ascii="Times New Roman" w:hAnsi="Times New Roman" w:cs="Times New Roman"/>
          <w:i/>
          <w:iCs/>
          <w:sz w:val="24"/>
          <w:szCs w:val="24"/>
        </w:rPr>
        <w:t>Journal of Applied Ecology</w:t>
      </w:r>
      <w:r w:rsidRPr="007C11AA">
        <w:rPr>
          <w:rFonts w:ascii="Times New Roman" w:hAnsi="Times New Roman" w:cs="Times New Roman"/>
          <w:sz w:val="24"/>
          <w:szCs w:val="24"/>
        </w:rPr>
        <w:t xml:space="preserve">, </w:t>
      </w:r>
      <w:r w:rsidRPr="007C11AA">
        <w:rPr>
          <w:rFonts w:ascii="Times New Roman" w:hAnsi="Times New Roman" w:cs="Times New Roman"/>
          <w:i/>
          <w:iCs/>
          <w:sz w:val="24"/>
          <w:szCs w:val="24"/>
        </w:rPr>
        <w:t>58</w:t>
      </w:r>
      <w:r w:rsidRPr="007C11AA">
        <w:rPr>
          <w:rFonts w:ascii="Times New Roman" w:hAnsi="Times New Roman" w:cs="Times New Roman"/>
          <w:sz w:val="24"/>
          <w:szCs w:val="24"/>
        </w:rPr>
        <w:t>, 476–485. https://doi.org/10.1111/1365-2664.13777.</w:t>
      </w:r>
    </w:p>
    <w:p w14:paraId="020214F3" w14:textId="572E7907" w:rsidR="007C11AA" w:rsidRPr="00B0339D" w:rsidRDefault="007C11AA" w:rsidP="00B0339D">
      <w:pPr>
        <w:pStyle w:val="Bibliography"/>
        <w:spacing w:after="0" w:line="480" w:lineRule="auto"/>
        <w:ind w:left="360" w:hanging="360"/>
        <w:rPr>
          <w:ins w:id="275" w:author="Helmreich, Salena" w:date="2026-04-16T15:32:00Z" w16du:dateUtc="2026-04-16T13:32:00Z"/>
          <w:rFonts w:ascii="Times New Roman" w:hAnsi="Times New Roman" w:cs="Times New Roman"/>
          <w:sz w:val="24"/>
          <w:szCs w:val="24"/>
        </w:rPr>
      </w:pPr>
      <w:r w:rsidRPr="007C11AA">
        <w:rPr>
          <w:rFonts w:ascii="Times New Roman" w:hAnsi="Times New Roman" w:cs="Times New Roman"/>
          <w:sz w:val="24"/>
          <w:szCs w:val="24"/>
        </w:rPr>
        <w:t xml:space="preserve">Bates, D., </w:t>
      </w:r>
      <w:proofErr w:type="spellStart"/>
      <w:r w:rsidRPr="007C11AA">
        <w:rPr>
          <w:rFonts w:ascii="Times New Roman" w:hAnsi="Times New Roman" w:cs="Times New Roman"/>
          <w:sz w:val="24"/>
          <w:szCs w:val="24"/>
        </w:rPr>
        <w:t>Mächler</w:t>
      </w:r>
      <w:proofErr w:type="spellEnd"/>
      <w:r w:rsidRPr="007C11AA">
        <w:rPr>
          <w:rFonts w:ascii="Times New Roman" w:hAnsi="Times New Roman" w:cs="Times New Roman"/>
          <w:sz w:val="24"/>
          <w:szCs w:val="24"/>
        </w:rPr>
        <w:t>, M., Bolker, B., &amp; Walker, S. (2015)</w:t>
      </w:r>
      <w:ins w:id="276" w:author="Helmreich, Salena" w:date="2026-04-16T15:34:00Z" w16du:dateUtc="2026-04-16T13:34:00Z">
        <w:r w:rsidR="00996065">
          <w:rPr>
            <w:rFonts w:ascii="Times New Roman" w:hAnsi="Times New Roman" w:cs="Times New Roman"/>
            <w:sz w:val="24"/>
            <w:szCs w:val="24"/>
          </w:rPr>
          <w:t>.</w:t>
        </w:r>
      </w:ins>
      <w:r w:rsidRPr="007C11AA">
        <w:rPr>
          <w:rFonts w:ascii="Times New Roman" w:hAnsi="Times New Roman" w:cs="Times New Roman"/>
          <w:sz w:val="24"/>
          <w:szCs w:val="24"/>
        </w:rPr>
        <w:t xml:space="preserve"> Fitting linear mixed-effects models </w:t>
      </w:r>
      <w:r w:rsidRPr="00B0339D">
        <w:rPr>
          <w:rFonts w:ascii="Times New Roman" w:hAnsi="Times New Roman" w:cs="Times New Roman"/>
          <w:sz w:val="24"/>
          <w:szCs w:val="24"/>
        </w:rPr>
        <w:t xml:space="preserve">using lme4. </w:t>
      </w:r>
      <w:r w:rsidRPr="00B0339D">
        <w:rPr>
          <w:rFonts w:ascii="Times New Roman" w:hAnsi="Times New Roman" w:cs="Times New Roman"/>
          <w:i/>
          <w:iCs/>
          <w:sz w:val="24"/>
          <w:szCs w:val="24"/>
        </w:rPr>
        <w:t>Journal of Statistical Software</w:t>
      </w:r>
      <w:r w:rsidRPr="00B0339D">
        <w:rPr>
          <w:rFonts w:ascii="Times New Roman" w:hAnsi="Times New Roman" w:cs="Times New Roman"/>
          <w:sz w:val="24"/>
          <w:szCs w:val="24"/>
        </w:rPr>
        <w:t xml:space="preserve">, </w:t>
      </w:r>
      <w:r w:rsidRPr="00B0339D">
        <w:rPr>
          <w:rFonts w:ascii="Times New Roman" w:hAnsi="Times New Roman" w:cs="Times New Roman"/>
          <w:i/>
          <w:iCs/>
          <w:sz w:val="24"/>
          <w:szCs w:val="24"/>
        </w:rPr>
        <w:t>67</w:t>
      </w:r>
      <w:r w:rsidRPr="00B0339D">
        <w:rPr>
          <w:rFonts w:ascii="Times New Roman" w:hAnsi="Times New Roman" w:cs="Times New Roman"/>
          <w:sz w:val="24"/>
          <w:szCs w:val="24"/>
        </w:rPr>
        <w:t xml:space="preserve">, 1-48. </w:t>
      </w:r>
      <w:ins w:id="277" w:author="Helmreich, Salena" w:date="2026-04-16T15:38:00Z" w16du:dateUtc="2026-04-16T13:38:00Z">
        <w:r w:rsidR="000C22C4" w:rsidRPr="000C22C4">
          <w:rPr>
            <w:rPrChange w:id="278" w:author="Helmreich, Salena" w:date="2026-04-16T15:38:00Z" w16du:dateUtc="2026-04-16T13:38:00Z">
              <w:rPr>
                <w:rStyle w:val="Hyperlink"/>
                <w:rFonts w:ascii="Times New Roman" w:hAnsi="Times New Roman" w:cs="Times New Roman"/>
                <w:sz w:val="24"/>
                <w:szCs w:val="24"/>
              </w:rPr>
            </w:rPrChange>
          </w:rPr>
          <w:t>https://doi.org/10.18637/jss.v067.i01</w:t>
        </w:r>
      </w:ins>
      <w:r w:rsidRPr="00B0339D">
        <w:rPr>
          <w:rFonts w:ascii="Times New Roman" w:hAnsi="Times New Roman" w:cs="Times New Roman"/>
          <w:sz w:val="24"/>
          <w:szCs w:val="24"/>
        </w:rPr>
        <w:t>.</w:t>
      </w:r>
    </w:p>
    <w:p w14:paraId="54A357F8" w14:textId="759E0439" w:rsidR="000953E6" w:rsidRPr="00607D83" w:rsidRDefault="000953E6">
      <w:pPr>
        <w:spacing w:line="480" w:lineRule="auto"/>
        <w:ind w:left="360" w:hanging="360"/>
        <w:rPr>
          <w:rFonts w:ascii="Times New Roman" w:hAnsi="Times New Roman" w:cs="Times New Roman"/>
          <w:sz w:val="24"/>
          <w:szCs w:val="24"/>
        </w:rPr>
        <w:pPrChange w:id="279" w:author="Helmreich, Salena" w:date="2026-04-16T15:35:00Z" w16du:dateUtc="2026-04-16T13:35:00Z">
          <w:pPr>
            <w:pStyle w:val="Bibliography"/>
            <w:spacing w:after="0" w:line="480" w:lineRule="auto"/>
            <w:ind w:left="360" w:hanging="360"/>
          </w:pPr>
        </w:pPrChange>
      </w:pPr>
      <w:ins w:id="280" w:author="Helmreich, Salena" w:date="2026-04-16T15:32:00Z" w16du:dateUtc="2026-04-16T13:32:00Z">
        <w:r w:rsidRPr="00B0339D">
          <w:rPr>
            <w:rFonts w:ascii="Times New Roman" w:hAnsi="Times New Roman" w:cs="Times New Roman"/>
            <w:sz w:val="24"/>
            <w:szCs w:val="24"/>
            <w:rPrChange w:id="281" w:author="Helmreich, Salena" w:date="2026-04-16T15:33:00Z" w16du:dateUtc="2026-04-16T13:33:00Z">
              <w:rPr/>
            </w:rPrChange>
          </w:rPr>
          <w:t>Bjerke</w:t>
        </w:r>
      </w:ins>
      <w:ins w:id="282" w:author="Helmreich, Salena" w:date="2026-04-16T15:37:00Z" w16du:dateUtc="2026-04-16T13:37:00Z">
        <w:r w:rsidR="00D64002">
          <w:rPr>
            <w:rFonts w:ascii="Times New Roman" w:hAnsi="Times New Roman" w:cs="Times New Roman"/>
            <w:sz w:val="24"/>
            <w:szCs w:val="24"/>
          </w:rPr>
          <w:t>,</w:t>
        </w:r>
      </w:ins>
      <w:ins w:id="283" w:author="Helmreich, Salena" w:date="2026-04-16T15:32:00Z" w16du:dateUtc="2026-04-16T13:32:00Z">
        <w:r w:rsidRPr="00B0339D">
          <w:rPr>
            <w:rFonts w:ascii="Times New Roman" w:hAnsi="Times New Roman" w:cs="Times New Roman"/>
            <w:sz w:val="24"/>
            <w:szCs w:val="24"/>
            <w:rPrChange w:id="284" w:author="Helmreich, Salena" w:date="2026-04-16T15:33:00Z" w16du:dateUtc="2026-04-16T13:33:00Z">
              <w:rPr/>
            </w:rPrChange>
          </w:rPr>
          <w:t xml:space="preserve"> J</w:t>
        </w:r>
      </w:ins>
      <w:ins w:id="285" w:author="Helmreich, Salena" w:date="2026-04-16T15:37:00Z" w16du:dateUtc="2026-04-16T13:37:00Z">
        <w:r w:rsidR="00D64002">
          <w:rPr>
            <w:rFonts w:ascii="Times New Roman" w:hAnsi="Times New Roman" w:cs="Times New Roman"/>
            <w:sz w:val="24"/>
            <w:szCs w:val="24"/>
          </w:rPr>
          <w:t>.</w:t>
        </w:r>
      </w:ins>
      <w:ins w:id="286" w:author="Helmreich, Salena" w:date="2026-04-16T15:32:00Z" w16du:dateUtc="2026-04-16T13:32:00Z">
        <w:r w:rsidRPr="00B0339D">
          <w:rPr>
            <w:rFonts w:ascii="Times New Roman" w:hAnsi="Times New Roman" w:cs="Times New Roman"/>
            <w:sz w:val="24"/>
            <w:szCs w:val="24"/>
            <w:rPrChange w:id="287" w:author="Helmreich, Salena" w:date="2026-04-16T15:33:00Z" w16du:dateUtc="2026-04-16T13:33:00Z">
              <w:rPr/>
            </w:rPrChange>
          </w:rPr>
          <w:t>, Caldbeck</w:t>
        </w:r>
      </w:ins>
      <w:ins w:id="288" w:author="Helmreich, Salena" w:date="2026-04-16T15:37:00Z" w16du:dateUtc="2026-04-16T13:37:00Z">
        <w:r w:rsidR="00D64002">
          <w:rPr>
            <w:rFonts w:ascii="Times New Roman" w:hAnsi="Times New Roman" w:cs="Times New Roman"/>
            <w:sz w:val="24"/>
            <w:szCs w:val="24"/>
          </w:rPr>
          <w:t>,</w:t>
        </w:r>
      </w:ins>
      <w:ins w:id="289" w:author="Helmreich, Salena" w:date="2026-04-16T15:32:00Z" w16du:dateUtc="2026-04-16T13:32:00Z">
        <w:r w:rsidRPr="00B0339D">
          <w:rPr>
            <w:rFonts w:ascii="Times New Roman" w:hAnsi="Times New Roman" w:cs="Times New Roman"/>
            <w:sz w:val="24"/>
            <w:szCs w:val="24"/>
            <w:rPrChange w:id="290" w:author="Helmreich, Salena" w:date="2026-04-16T15:33:00Z" w16du:dateUtc="2026-04-16T13:33:00Z">
              <w:rPr/>
            </w:rPrChange>
          </w:rPr>
          <w:t xml:space="preserve"> B</w:t>
        </w:r>
      </w:ins>
      <w:ins w:id="291" w:author="Helmreich, Salena" w:date="2026-04-16T15:37:00Z" w16du:dateUtc="2026-04-16T13:37:00Z">
        <w:r w:rsidR="00D64002">
          <w:rPr>
            <w:rFonts w:ascii="Times New Roman" w:hAnsi="Times New Roman" w:cs="Times New Roman"/>
            <w:sz w:val="24"/>
            <w:szCs w:val="24"/>
          </w:rPr>
          <w:t>.</w:t>
        </w:r>
      </w:ins>
      <w:ins w:id="292" w:author="Helmreich, Salena" w:date="2026-04-16T15:32:00Z" w16du:dateUtc="2026-04-16T13:32:00Z">
        <w:r w:rsidRPr="00B0339D">
          <w:rPr>
            <w:rFonts w:ascii="Times New Roman" w:hAnsi="Times New Roman" w:cs="Times New Roman"/>
            <w:sz w:val="24"/>
            <w:szCs w:val="24"/>
            <w:rPrChange w:id="293" w:author="Helmreich, Salena" w:date="2026-04-16T15:33:00Z" w16du:dateUtc="2026-04-16T13:33:00Z">
              <w:rPr/>
            </w:rPrChange>
          </w:rPr>
          <w:t>, Coleman</w:t>
        </w:r>
      </w:ins>
      <w:ins w:id="294" w:author="Helmreich, Salena" w:date="2026-04-16T15:37:00Z" w16du:dateUtc="2026-04-16T13:37:00Z">
        <w:r w:rsidR="00D64002">
          <w:rPr>
            <w:rFonts w:ascii="Times New Roman" w:hAnsi="Times New Roman" w:cs="Times New Roman"/>
            <w:sz w:val="24"/>
            <w:szCs w:val="24"/>
          </w:rPr>
          <w:t>,</w:t>
        </w:r>
      </w:ins>
      <w:ins w:id="295" w:author="Helmreich, Salena" w:date="2026-04-16T15:32:00Z" w16du:dateUtc="2026-04-16T13:32:00Z">
        <w:r w:rsidRPr="00B0339D">
          <w:rPr>
            <w:rFonts w:ascii="Times New Roman" w:hAnsi="Times New Roman" w:cs="Times New Roman"/>
            <w:sz w:val="24"/>
            <w:szCs w:val="24"/>
            <w:rPrChange w:id="296" w:author="Helmreich, Salena" w:date="2026-04-16T15:33:00Z" w16du:dateUtc="2026-04-16T13:33:00Z">
              <w:rPr/>
            </w:rPrChange>
          </w:rPr>
          <w:t xml:space="preserve"> B</w:t>
        </w:r>
      </w:ins>
      <w:ins w:id="297" w:author="Helmreich, Salena" w:date="2026-04-16T15:37:00Z" w16du:dateUtc="2026-04-16T13:37:00Z">
        <w:r w:rsidR="00D64002">
          <w:rPr>
            <w:rFonts w:ascii="Times New Roman" w:hAnsi="Times New Roman" w:cs="Times New Roman"/>
            <w:sz w:val="24"/>
            <w:szCs w:val="24"/>
          </w:rPr>
          <w:t>.</w:t>
        </w:r>
      </w:ins>
      <w:ins w:id="298" w:author="Helmreich, Salena" w:date="2026-04-16T15:32:00Z" w16du:dateUtc="2026-04-16T13:32:00Z">
        <w:r w:rsidRPr="00B0339D">
          <w:rPr>
            <w:rFonts w:ascii="Times New Roman" w:hAnsi="Times New Roman" w:cs="Times New Roman"/>
            <w:sz w:val="24"/>
            <w:szCs w:val="24"/>
            <w:rPrChange w:id="299" w:author="Helmreich, Salena" w:date="2026-04-16T15:33:00Z" w16du:dateUtc="2026-04-16T13:33:00Z">
              <w:rPr/>
            </w:rPrChange>
          </w:rPr>
          <w:t xml:space="preserve">, </w:t>
        </w:r>
      </w:ins>
      <w:ins w:id="300" w:author="Helmreich, Salena" w:date="2026-04-16T15:53:00Z" w16du:dateUtc="2026-04-16T13:53:00Z">
        <w:r w:rsidR="00941259">
          <w:rPr>
            <w:rFonts w:ascii="Times New Roman" w:hAnsi="Times New Roman" w:cs="Times New Roman"/>
            <w:sz w:val="24"/>
            <w:szCs w:val="24"/>
          </w:rPr>
          <w:t>Crowder, D</w:t>
        </w:r>
      </w:ins>
      <w:ins w:id="301" w:author="Helmreich, Salena" w:date="2026-04-16T15:54:00Z" w16du:dateUtc="2026-04-16T13:54:00Z">
        <w:r w:rsidR="00DC02F1">
          <w:rPr>
            <w:rFonts w:ascii="Times New Roman" w:hAnsi="Times New Roman" w:cs="Times New Roman"/>
            <w:sz w:val="24"/>
            <w:szCs w:val="24"/>
          </w:rPr>
          <w:t>., Dalley, C., Epstein, D.,</w:t>
        </w:r>
      </w:ins>
      <w:ins w:id="302" w:author="Helmreich, Salena" w:date="2026-04-16T15:32:00Z" w16du:dateUtc="2026-04-16T13:32:00Z">
        <w:r w:rsidRPr="00B0339D">
          <w:rPr>
            <w:rFonts w:ascii="Times New Roman" w:hAnsi="Times New Roman" w:cs="Times New Roman"/>
            <w:sz w:val="24"/>
            <w:szCs w:val="24"/>
            <w:rPrChange w:id="303" w:author="Helmreich, Salena" w:date="2026-04-16T15:33:00Z" w16du:dateUtc="2026-04-16T13:33:00Z">
              <w:rPr/>
            </w:rPrChange>
          </w:rPr>
          <w:t xml:space="preserve"> </w:t>
        </w:r>
      </w:ins>
      <w:ins w:id="304" w:author="Helmreich, Salena" w:date="2026-04-16T15:55:00Z" w16du:dateUtc="2026-04-16T13:55:00Z">
        <w:r w:rsidR="00A038D7">
          <w:rPr>
            <w:rFonts w:ascii="Times New Roman" w:hAnsi="Times New Roman" w:cs="Times New Roman"/>
            <w:sz w:val="24"/>
            <w:szCs w:val="24"/>
          </w:rPr>
          <w:t xml:space="preserve">Gunter, J., Hiatt, C., </w:t>
        </w:r>
        <w:r w:rsidR="004A5AA2">
          <w:rPr>
            <w:rFonts w:ascii="Times New Roman" w:hAnsi="Times New Roman" w:cs="Times New Roman"/>
            <w:sz w:val="24"/>
            <w:szCs w:val="24"/>
          </w:rPr>
          <w:t>Hoover, S., Knodel, J., Nelson, B., Olsson, R., Royer, T</w:t>
        </w:r>
      </w:ins>
      <w:ins w:id="305" w:author="Helmreich, Salena" w:date="2026-04-16T15:56:00Z" w16du:dateUtc="2026-04-16T13:56:00Z">
        <w:r w:rsidR="004A5AA2">
          <w:rPr>
            <w:rFonts w:ascii="Times New Roman" w:hAnsi="Times New Roman" w:cs="Times New Roman"/>
            <w:sz w:val="24"/>
            <w:szCs w:val="24"/>
          </w:rPr>
          <w:t xml:space="preserve">., </w:t>
        </w:r>
        <w:proofErr w:type="spellStart"/>
        <w:r w:rsidR="009C0235">
          <w:rPr>
            <w:rFonts w:ascii="Times New Roman" w:hAnsi="Times New Roman" w:cs="Times New Roman"/>
            <w:sz w:val="24"/>
            <w:szCs w:val="24"/>
          </w:rPr>
          <w:t>Thorenson</w:t>
        </w:r>
        <w:proofErr w:type="spellEnd"/>
        <w:r w:rsidR="009C0235">
          <w:rPr>
            <w:rFonts w:ascii="Times New Roman" w:hAnsi="Times New Roman" w:cs="Times New Roman"/>
            <w:sz w:val="24"/>
            <w:szCs w:val="24"/>
          </w:rPr>
          <w:t xml:space="preserve">, D., Steeger, T., &amp; Verhoek, </w:t>
        </w:r>
        <w:proofErr w:type="gramStart"/>
        <w:r w:rsidR="009C0235">
          <w:rPr>
            <w:rFonts w:ascii="Times New Roman" w:hAnsi="Times New Roman" w:cs="Times New Roman"/>
            <w:sz w:val="24"/>
            <w:szCs w:val="24"/>
          </w:rPr>
          <w:t>R.</w:t>
        </w:r>
      </w:ins>
      <w:ins w:id="306" w:author="Helmreich, Salena" w:date="2026-04-16T15:34:00Z" w16du:dateUtc="2026-04-16T13:34:00Z">
        <w:r w:rsidR="00996065">
          <w:rPr>
            <w:rFonts w:ascii="Times New Roman" w:hAnsi="Times New Roman" w:cs="Times New Roman"/>
            <w:sz w:val="24"/>
            <w:szCs w:val="24"/>
          </w:rPr>
          <w:t>(</w:t>
        </w:r>
      </w:ins>
      <w:proofErr w:type="gramEnd"/>
      <w:ins w:id="307" w:author="Helmreich, Salena" w:date="2026-04-16T15:32:00Z" w16du:dateUtc="2026-04-16T13:32:00Z">
        <w:r w:rsidRPr="00B0339D">
          <w:rPr>
            <w:rFonts w:ascii="Times New Roman" w:hAnsi="Times New Roman" w:cs="Times New Roman"/>
            <w:sz w:val="24"/>
            <w:szCs w:val="24"/>
            <w:rPrChange w:id="308" w:author="Helmreich, Salena" w:date="2026-04-16T15:33:00Z" w16du:dateUtc="2026-04-16T13:33:00Z">
              <w:rPr/>
            </w:rPrChange>
          </w:rPr>
          <w:t>2020</w:t>
        </w:r>
      </w:ins>
      <w:ins w:id="309" w:author="Helmreich, Salena" w:date="2026-04-16T15:34:00Z" w16du:dateUtc="2026-04-16T13:34:00Z">
        <w:r w:rsidR="00996065">
          <w:rPr>
            <w:rFonts w:ascii="Times New Roman" w:hAnsi="Times New Roman" w:cs="Times New Roman"/>
            <w:sz w:val="24"/>
            <w:szCs w:val="24"/>
          </w:rPr>
          <w:t>)</w:t>
        </w:r>
      </w:ins>
      <w:ins w:id="310" w:author="Helmreich, Salena" w:date="2026-04-16T15:32:00Z" w16du:dateUtc="2026-04-16T13:32:00Z">
        <w:r w:rsidRPr="00B0339D">
          <w:rPr>
            <w:rFonts w:ascii="Times New Roman" w:hAnsi="Times New Roman" w:cs="Times New Roman"/>
            <w:sz w:val="24"/>
            <w:szCs w:val="24"/>
            <w:rPrChange w:id="311" w:author="Helmreich, Salena" w:date="2026-04-16T15:33:00Z" w16du:dateUtc="2026-04-16T13:33:00Z">
              <w:rPr/>
            </w:rPrChange>
          </w:rPr>
          <w:t xml:space="preserve">. Best Management Practices </w:t>
        </w:r>
      </w:ins>
      <w:ins w:id="312" w:author="Helmreich, Salena" w:date="2026-04-16T15:39:00Z" w16du:dateUtc="2026-04-16T13:39:00Z">
        <w:r w:rsidR="00FB25CB">
          <w:rPr>
            <w:rFonts w:ascii="Times New Roman" w:hAnsi="Times New Roman" w:cs="Times New Roman"/>
            <w:sz w:val="24"/>
            <w:szCs w:val="24"/>
          </w:rPr>
          <w:t xml:space="preserve">(BMPS) </w:t>
        </w:r>
      </w:ins>
      <w:ins w:id="313" w:author="Helmreich, Salena" w:date="2026-04-16T15:32:00Z" w16du:dateUtc="2026-04-16T13:32:00Z">
        <w:r w:rsidRPr="00B0339D">
          <w:rPr>
            <w:rFonts w:ascii="Times New Roman" w:hAnsi="Times New Roman" w:cs="Times New Roman"/>
            <w:sz w:val="24"/>
            <w:szCs w:val="24"/>
            <w:rPrChange w:id="314" w:author="Helmreich, Salena" w:date="2026-04-16T15:33:00Z" w16du:dateUtc="2026-04-16T13:33:00Z">
              <w:rPr/>
            </w:rPrChange>
          </w:rPr>
          <w:t xml:space="preserve">for Pollinator Protection in Canola Fields. </w:t>
        </w:r>
      </w:ins>
      <w:ins w:id="315" w:author="Helmreich, Salena" w:date="2026-04-16T15:34:00Z" w16du:dateUtc="2026-04-16T13:34:00Z">
        <w:r w:rsidR="00607D83" w:rsidRPr="00FB25CB">
          <w:rPr>
            <w:rFonts w:ascii="Times New Roman" w:hAnsi="Times New Roman" w:cs="Times New Roman"/>
            <w:i/>
            <w:iCs/>
            <w:sz w:val="24"/>
            <w:szCs w:val="24"/>
            <w:rPrChange w:id="316" w:author="Helmreich, Salena" w:date="2026-04-16T15:39:00Z" w16du:dateUtc="2026-04-16T13:39:00Z">
              <w:rPr>
                <w:rFonts w:ascii="Times New Roman" w:hAnsi="Times New Roman" w:cs="Times New Roman"/>
                <w:sz w:val="24"/>
                <w:szCs w:val="24"/>
              </w:rPr>
            </w:rPrChange>
          </w:rPr>
          <w:t xml:space="preserve">U.S. Canola Association and The </w:t>
        </w:r>
        <w:proofErr w:type="gramStart"/>
        <w:r w:rsidR="00607D83" w:rsidRPr="00FB25CB">
          <w:rPr>
            <w:rFonts w:ascii="Times New Roman" w:hAnsi="Times New Roman" w:cs="Times New Roman"/>
            <w:i/>
            <w:iCs/>
            <w:sz w:val="24"/>
            <w:szCs w:val="24"/>
            <w:rPrChange w:id="317" w:author="Helmreich, Salena" w:date="2026-04-16T15:39:00Z" w16du:dateUtc="2026-04-16T13:39:00Z">
              <w:rPr>
                <w:rFonts w:ascii="Times New Roman" w:hAnsi="Times New Roman" w:cs="Times New Roman"/>
                <w:sz w:val="24"/>
                <w:szCs w:val="24"/>
              </w:rPr>
            </w:rPrChange>
          </w:rPr>
          <w:t>Honey Bee</w:t>
        </w:r>
        <w:proofErr w:type="gramEnd"/>
        <w:r w:rsidR="00607D83" w:rsidRPr="00FB25CB">
          <w:rPr>
            <w:rFonts w:ascii="Times New Roman" w:hAnsi="Times New Roman" w:cs="Times New Roman"/>
            <w:i/>
            <w:iCs/>
            <w:sz w:val="24"/>
            <w:szCs w:val="24"/>
            <w:rPrChange w:id="318" w:author="Helmreich, Salena" w:date="2026-04-16T15:39:00Z" w16du:dateUtc="2026-04-16T13:39:00Z">
              <w:rPr>
                <w:rFonts w:ascii="Times New Roman" w:hAnsi="Times New Roman" w:cs="Times New Roman"/>
                <w:sz w:val="24"/>
                <w:szCs w:val="24"/>
              </w:rPr>
            </w:rPrChange>
          </w:rPr>
          <w:t xml:space="preserve"> Health Coali</w:t>
        </w:r>
      </w:ins>
      <w:ins w:id="319" w:author="Helmreich, Salena" w:date="2026-04-16T15:35:00Z" w16du:dateUtc="2026-04-16T13:35:00Z">
        <w:r w:rsidR="00607D83" w:rsidRPr="00FB25CB">
          <w:rPr>
            <w:rFonts w:ascii="Times New Roman" w:hAnsi="Times New Roman" w:cs="Times New Roman"/>
            <w:i/>
            <w:iCs/>
            <w:sz w:val="24"/>
            <w:szCs w:val="24"/>
            <w:rPrChange w:id="320" w:author="Helmreich, Salena" w:date="2026-04-16T15:39:00Z" w16du:dateUtc="2026-04-16T13:39:00Z">
              <w:rPr>
                <w:rFonts w:ascii="Times New Roman" w:hAnsi="Times New Roman" w:cs="Times New Roman"/>
                <w:sz w:val="24"/>
                <w:szCs w:val="24"/>
              </w:rPr>
            </w:rPrChange>
          </w:rPr>
          <w:t>tion</w:t>
        </w:r>
      </w:ins>
      <w:ins w:id="321" w:author="Helmreich, Salena" w:date="2026-04-16T15:32:00Z" w16du:dateUtc="2026-04-16T13:32:00Z">
        <w:r w:rsidRPr="00FB25CB">
          <w:rPr>
            <w:rFonts w:ascii="Times New Roman" w:hAnsi="Times New Roman" w:cs="Times New Roman"/>
            <w:i/>
            <w:iCs/>
            <w:sz w:val="24"/>
            <w:szCs w:val="24"/>
            <w:rPrChange w:id="322" w:author="Helmreich, Salena" w:date="2026-04-16T15:39:00Z" w16du:dateUtc="2026-04-16T13:39:00Z">
              <w:rPr/>
            </w:rPrChange>
          </w:rPr>
          <w:t>.</w:t>
        </w:r>
      </w:ins>
    </w:p>
    <w:p w14:paraId="24EA5DC9" w14:textId="04A52A90" w:rsidR="007C11AA" w:rsidRPr="007C11AA" w:rsidRDefault="007C11AA" w:rsidP="007C11AA">
      <w:pPr>
        <w:spacing w:after="0" w:line="480" w:lineRule="auto"/>
        <w:ind w:left="360" w:hanging="360"/>
        <w:rPr>
          <w:rFonts w:ascii="Times New Roman" w:hAnsi="Times New Roman" w:cs="Times New Roman"/>
          <w:sz w:val="24"/>
          <w:szCs w:val="24"/>
        </w:rPr>
      </w:pPr>
      <w:r w:rsidRPr="007C11AA">
        <w:rPr>
          <w:rFonts w:ascii="Times New Roman" w:hAnsi="Times New Roman" w:cs="Times New Roman"/>
          <w:sz w:val="24"/>
          <w:szCs w:val="24"/>
        </w:rPr>
        <w:t xml:space="preserve">Bloom, E. H., Northfield, T. D., &amp; Crowder, D. W. (2019). A novel application of the Price equation reveals that landscape diversity promotes the response of bees to rare plant species. </w:t>
      </w:r>
      <w:r w:rsidRPr="007C11AA">
        <w:rPr>
          <w:rFonts w:ascii="Times New Roman" w:hAnsi="Times New Roman" w:cs="Times New Roman"/>
          <w:i/>
          <w:iCs/>
          <w:sz w:val="24"/>
          <w:szCs w:val="24"/>
        </w:rPr>
        <w:t>Ecology Letters</w:t>
      </w:r>
      <w:r w:rsidRPr="007C11AA">
        <w:rPr>
          <w:rFonts w:ascii="Times New Roman" w:hAnsi="Times New Roman" w:cs="Times New Roman"/>
          <w:sz w:val="24"/>
          <w:szCs w:val="24"/>
        </w:rPr>
        <w:t xml:space="preserve">, </w:t>
      </w:r>
      <w:r w:rsidRPr="007C11AA">
        <w:rPr>
          <w:rFonts w:ascii="Times New Roman" w:hAnsi="Times New Roman" w:cs="Times New Roman"/>
          <w:i/>
          <w:iCs/>
          <w:sz w:val="24"/>
          <w:szCs w:val="24"/>
        </w:rPr>
        <w:t>22</w:t>
      </w:r>
      <w:r w:rsidRPr="007C11AA">
        <w:rPr>
          <w:rFonts w:ascii="Times New Roman" w:hAnsi="Times New Roman" w:cs="Times New Roman"/>
          <w:sz w:val="24"/>
          <w:szCs w:val="24"/>
        </w:rPr>
        <w:t xml:space="preserve">, 2103-2110. </w:t>
      </w:r>
      <w:ins w:id="323" w:author="Helmreich, Salena" w:date="2026-04-16T15:38:00Z" w16du:dateUtc="2026-04-16T13:38:00Z">
        <w:r w:rsidR="000C22C4" w:rsidRPr="000C22C4">
          <w:rPr>
            <w:rPrChange w:id="324" w:author="Helmreich, Salena" w:date="2026-04-16T15:38:00Z" w16du:dateUtc="2026-04-16T13:38:00Z">
              <w:rPr>
                <w:rStyle w:val="Hyperlink"/>
                <w:rFonts w:ascii="Times New Roman" w:hAnsi="Times New Roman" w:cs="Times New Roman"/>
                <w:sz w:val="24"/>
                <w:szCs w:val="24"/>
              </w:rPr>
            </w:rPrChange>
          </w:rPr>
          <w:t>https://doi.org/10.1111/ele.13406</w:t>
        </w:r>
      </w:ins>
      <w:r w:rsidRPr="007C11AA">
        <w:rPr>
          <w:rFonts w:ascii="Times New Roman" w:hAnsi="Times New Roman" w:cs="Times New Roman"/>
          <w:sz w:val="24"/>
          <w:szCs w:val="24"/>
        </w:rPr>
        <w:t>.</w:t>
      </w:r>
      <w:ins w:id="325" w:author="Helmreich, Salena" w:date="2026-04-16T15:38:00Z" w16du:dateUtc="2026-04-16T13:38:00Z">
        <w:r w:rsidR="000C22C4">
          <w:rPr>
            <w:rFonts w:ascii="Times New Roman" w:hAnsi="Times New Roman" w:cs="Times New Roman"/>
            <w:sz w:val="24"/>
            <w:szCs w:val="24"/>
          </w:rPr>
          <w:t xml:space="preserve"> </w:t>
        </w:r>
      </w:ins>
    </w:p>
    <w:p w14:paraId="4E1CA1A4" w14:textId="06F6DE62" w:rsidR="007C11AA" w:rsidRPr="007C11AA" w:rsidRDefault="007C11AA" w:rsidP="007C11AA">
      <w:pPr>
        <w:pStyle w:val="Bibliography"/>
        <w:spacing w:after="0" w:line="480" w:lineRule="auto"/>
        <w:ind w:left="360" w:hanging="360"/>
        <w:rPr>
          <w:rFonts w:ascii="Times New Roman" w:hAnsi="Times New Roman" w:cs="Times New Roman"/>
          <w:sz w:val="24"/>
          <w:szCs w:val="24"/>
        </w:rPr>
      </w:pPr>
      <w:r w:rsidRPr="007C11AA">
        <w:rPr>
          <w:rFonts w:ascii="Times New Roman" w:hAnsi="Times New Roman" w:cs="Times New Roman"/>
          <w:sz w:val="24"/>
          <w:szCs w:val="24"/>
        </w:rPr>
        <w:t xml:space="preserve">Cane, J., &amp; Griswold, T. (2009). Substrates and materials used for nesting by North American </w:t>
      </w:r>
      <w:r w:rsidRPr="007C11AA">
        <w:rPr>
          <w:rFonts w:ascii="Times New Roman" w:hAnsi="Times New Roman" w:cs="Times New Roman"/>
          <w:i/>
          <w:iCs/>
          <w:sz w:val="24"/>
          <w:szCs w:val="24"/>
        </w:rPr>
        <w:t>Osmia</w:t>
      </w:r>
      <w:r w:rsidRPr="007C11AA">
        <w:rPr>
          <w:rFonts w:ascii="Times New Roman" w:hAnsi="Times New Roman" w:cs="Times New Roman"/>
          <w:sz w:val="24"/>
          <w:szCs w:val="24"/>
        </w:rPr>
        <w:t xml:space="preserve"> bees (Hymenoptera: Apiformes: </w:t>
      </w:r>
      <w:proofErr w:type="spellStart"/>
      <w:r w:rsidRPr="007C11AA">
        <w:rPr>
          <w:rFonts w:ascii="Times New Roman" w:hAnsi="Times New Roman" w:cs="Times New Roman"/>
          <w:sz w:val="24"/>
          <w:szCs w:val="24"/>
        </w:rPr>
        <w:t>Megachilidae</w:t>
      </w:r>
      <w:proofErr w:type="spellEnd"/>
      <w:r w:rsidRPr="007C11AA">
        <w:rPr>
          <w:rFonts w:ascii="Times New Roman" w:hAnsi="Times New Roman" w:cs="Times New Roman"/>
          <w:sz w:val="24"/>
          <w:szCs w:val="24"/>
        </w:rPr>
        <w:t xml:space="preserve">). </w:t>
      </w:r>
      <w:r w:rsidRPr="007C11AA">
        <w:rPr>
          <w:rFonts w:ascii="Times New Roman" w:hAnsi="Times New Roman" w:cs="Times New Roman"/>
          <w:i/>
          <w:iCs/>
          <w:sz w:val="24"/>
          <w:szCs w:val="24"/>
        </w:rPr>
        <w:t>Annals of the Entomological Society of America</w:t>
      </w:r>
      <w:r w:rsidRPr="007C11AA">
        <w:rPr>
          <w:rFonts w:ascii="Times New Roman" w:hAnsi="Times New Roman" w:cs="Times New Roman"/>
          <w:sz w:val="24"/>
          <w:szCs w:val="24"/>
        </w:rPr>
        <w:t xml:space="preserve">, </w:t>
      </w:r>
      <w:r w:rsidRPr="007C11AA">
        <w:rPr>
          <w:rFonts w:ascii="Times New Roman" w:hAnsi="Times New Roman" w:cs="Times New Roman"/>
          <w:i/>
          <w:iCs/>
          <w:sz w:val="24"/>
          <w:szCs w:val="24"/>
        </w:rPr>
        <w:t>100</w:t>
      </w:r>
      <w:r w:rsidRPr="007C11AA">
        <w:rPr>
          <w:rFonts w:ascii="Times New Roman" w:hAnsi="Times New Roman" w:cs="Times New Roman"/>
          <w:sz w:val="24"/>
          <w:szCs w:val="24"/>
        </w:rPr>
        <w:t>, 350–358.</w:t>
      </w:r>
      <w:ins w:id="326" w:author="Helmreich, Salena" w:date="2026-04-16T15:38:00Z" w16du:dateUtc="2026-04-16T13:38:00Z">
        <w:r w:rsidR="000C22C4">
          <w:rPr>
            <w:rFonts w:ascii="Times New Roman" w:hAnsi="Times New Roman" w:cs="Times New Roman"/>
            <w:sz w:val="24"/>
            <w:szCs w:val="24"/>
          </w:rPr>
          <w:t xml:space="preserve"> </w:t>
        </w:r>
      </w:ins>
      <w:del w:id="327" w:author="Helmreich, Salena" w:date="2026-04-16T15:38:00Z" w16du:dateUtc="2026-04-16T13:38:00Z">
        <w:r w:rsidRPr="007C11AA" w:rsidDel="000C22C4">
          <w:rPr>
            <w:rFonts w:ascii="Times New Roman" w:hAnsi="Times New Roman" w:cs="Times New Roman"/>
            <w:sz w:val="24"/>
            <w:szCs w:val="24"/>
          </w:rPr>
          <w:delText xml:space="preserve"> </w:delText>
        </w:r>
      </w:del>
      <w:ins w:id="328" w:author="Helmreich, Salena" w:date="2026-04-16T15:38:00Z" w16du:dateUtc="2026-04-16T13:38:00Z">
        <w:r w:rsidR="000C22C4" w:rsidRPr="000C22C4">
          <w:rPr>
            <w:rPrChange w:id="329" w:author="Helmreich, Salena" w:date="2026-04-16T15:38:00Z" w16du:dateUtc="2026-04-16T13:38:00Z">
              <w:rPr>
                <w:rStyle w:val="Hyperlink"/>
                <w:rFonts w:ascii="Times New Roman" w:hAnsi="Times New Roman" w:cs="Times New Roman"/>
                <w:sz w:val="24"/>
                <w:szCs w:val="24"/>
              </w:rPr>
            </w:rPrChange>
          </w:rPr>
          <w:t>https://doi.org/10.1603/0013</w:t>
        </w:r>
        <w:del w:id="330" w:author="Helmreich, Salena" w:date="2026-04-16T15:38:00Z" w16du:dateUtc="2026-04-16T13:38:00Z">
          <w:r w:rsidR="000C22C4" w:rsidRPr="000C22C4" w:rsidDel="000C22C4">
            <w:rPr>
              <w:rPrChange w:id="331" w:author="Helmreich, Salena" w:date="2026-04-16T15:38:00Z" w16du:dateUtc="2026-04-16T13:38:00Z">
                <w:rPr>
                  <w:rStyle w:val="Hyperlink"/>
                  <w:rFonts w:ascii="Times New Roman" w:hAnsi="Times New Roman" w:cs="Times New Roman"/>
                  <w:sz w:val="24"/>
                  <w:szCs w:val="24"/>
                </w:rPr>
              </w:rPrChange>
            </w:rPr>
            <w:delText>-</w:delText>
          </w:r>
        </w:del>
        <w:r w:rsidR="000C22C4" w:rsidRPr="000C22C4">
          <w:rPr>
            <w:rPrChange w:id="332" w:author="Helmreich, Salena" w:date="2026-04-16T15:38:00Z" w16du:dateUtc="2026-04-16T13:38:00Z">
              <w:rPr>
                <w:rStyle w:val="Hyperlink"/>
                <w:rFonts w:ascii="Times New Roman" w:hAnsi="Times New Roman" w:cs="Times New Roman"/>
                <w:sz w:val="24"/>
                <w:szCs w:val="24"/>
              </w:rPr>
            </w:rPrChange>
          </w:rPr>
          <w:t>8746(2007)100[</w:t>
        </w:r>
        <w:proofErr w:type="gramStart"/>
        <w:r w:rsidR="000C22C4" w:rsidRPr="000C22C4">
          <w:rPr>
            <w:rPrChange w:id="333" w:author="Helmreich, Salena" w:date="2026-04-16T15:38:00Z" w16du:dateUtc="2026-04-16T13:38:00Z">
              <w:rPr>
                <w:rStyle w:val="Hyperlink"/>
                <w:rFonts w:ascii="Times New Roman" w:hAnsi="Times New Roman" w:cs="Times New Roman"/>
                <w:sz w:val="24"/>
                <w:szCs w:val="24"/>
              </w:rPr>
            </w:rPrChange>
          </w:rPr>
          <w:t>350:SAMUFN</w:t>
        </w:r>
        <w:proofErr w:type="gramEnd"/>
        <w:r w:rsidR="000C22C4" w:rsidRPr="000C22C4">
          <w:rPr>
            <w:rPrChange w:id="334" w:author="Helmreich, Salena" w:date="2026-04-16T15:38:00Z" w16du:dateUtc="2026-04-16T13:38:00Z">
              <w:rPr>
                <w:rStyle w:val="Hyperlink"/>
                <w:rFonts w:ascii="Times New Roman" w:hAnsi="Times New Roman" w:cs="Times New Roman"/>
                <w:sz w:val="24"/>
                <w:szCs w:val="24"/>
              </w:rPr>
            </w:rPrChange>
          </w:rPr>
          <w:t>]2.0.CO;2</w:t>
        </w:r>
      </w:ins>
      <w:r w:rsidRPr="007C11AA">
        <w:rPr>
          <w:rFonts w:ascii="Times New Roman" w:hAnsi="Times New Roman" w:cs="Times New Roman"/>
          <w:sz w:val="24"/>
          <w:szCs w:val="24"/>
        </w:rPr>
        <w:t>.</w:t>
      </w:r>
      <w:ins w:id="335" w:author="Helmreich, Salena" w:date="2026-04-16T15:38:00Z" w16du:dateUtc="2026-04-16T13:38:00Z">
        <w:r w:rsidR="000C22C4">
          <w:rPr>
            <w:rFonts w:ascii="Times New Roman" w:hAnsi="Times New Roman" w:cs="Times New Roman"/>
            <w:sz w:val="24"/>
            <w:szCs w:val="24"/>
          </w:rPr>
          <w:t xml:space="preserve"> </w:t>
        </w:r>
      </w:ins>
    </w:p>
    <w:p w14:paraId="3B71F535" w14:textId="2BC45FB1" w:rsidR="007C11AA" w:rsidRPr="007C11AA" w:rsidRDefault="007C11AA" w:rsidP="007C11AA">
      <w:pPr>
        <w:pStyle w:val="Bibliography"/>
        <w:spacing w:after="0" w:line="480" w:lineRule="auto"/>
        <w:ind w:left="360" w:hanging="360"/>
        <w:rPr>
          <w:rFonts w:ascii="Times New Roman" w:hAnsi="Times New Roman" w:cs="Times New Roman"/>
          <w:sz w:val="24"/>
          <w:szCs w:val="24"/>
        </w:rPr>
      </w:pPr>
      <w:r w:rsidRPr="007C11AA">
        <w:rPr>
          <w:rFonts w:ascii="Times New Roman" w:hAnsi="Times New Roman" w:cs="Times New Roman"/>
          <w:sz w:val="24"/>
          <w:szCs w:val="24"/>
        </w:rPr>
        <w:t>Carvell, C., Bourke, A. F. G., Dreier, S., Freeman, S. N., Hulmes, S., Jordan, W. C., Redhead, J. W., Sumner, S., Wang, J.,</w:t>
      </w:r>
      <w:ins w:id="336" w:author="Helmreich, Salena" w:date="2026-04-16T15:54:00Z" w16du:dateUtc="2026-04-16T13:54:00Z">
        <w:r w:rsidR="00D903B3">
          <w:rPr>
            <w:rFonts w:ascii="Times New Roman" w:hAnsi="Times New Roman" w:cs="Times New Roman"/>
            <w:sz w:val="24"/>
            <w:szCs w:val="24"/>
          </w:rPr>
          <w:t xml:space="preserve"> &amp;</w:t>
        </w:r>
      </w:ins>
      <w:r w:rsidRPr="007C11AA">
        <w:rPr>
          <w:rFonts w:ascii="Times New Roman" w:hAnsi="Times New Roman" w:cs="Times New Roman"/>
          <w:sz w:val="24"/>
          <w:szCs w:val="24"/>
        </w:rPr>
        <w:t xml:space="preserve"> Heard, M. S. (2017). Bumblebee family lineage survival is enhanced in high-quality landscapes. </w:t>
      </w:r>
      <w:r w:rsidRPr="007C11AA">
        <w:rPr>
          <w:rFonts w:ascii="Times New Roman" w:hAnsi="Times New Roman" w:cs="Times New Roman"/>
          <w:i/>
          <w:iCs/>
          <w:sz w:val="24"/>
          <w:szCs w:val="24"/>
        </w:rPr>
        <w:t>Nature</w:t>
      </w:r>
      <w:r w:rsidRPr="007C11AA">
        <w:rPr>
          <w:rFonts w:ascii="Times New Roman" w:hAnsi="Times New Roman" w:cs="Times New Roman"/>
          <w:sz w:val="24"/>
          <w:szCs w:val="24"/>
        </w:rPr>
        <w:t xml:space="preserve">, </w:t>
      </w:r>
      <w:r w:rsidRPr="007C11AA">
        <w:rPr>
          <w:rFonts w:ascii="Times New Roman" w:hAnsi="Times New Roman" w:cs="Times New Roman"/>
          <w:i/>
          <w:iCs/>
          <w:sz w:val="24"/>
          <w:szCs w:val="24"/>
        </w:rPr>
        <w:t>543</w:t>
      </w:r>
      <w:r w:rsidRPr="007C11AA">
        <w:rPr>
          <w:rFonts w:ascii="Times New Roman" w:hAnsi="Times New Roman" w:cs="Times New Roman"/>
          <w:sz w:val="24"/>
          <w:szCs w:val="24"/>
        </w:rPr>
        <w:t>, 547–549. https://doi.org/10.1038/nature21709.</w:t>
      </w:r>
    </w:p>
    <w:p w14:paraId="1DD8C9EC"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Chambers, J. M., &amp; Hastie, T. J. (1992). Generalized additive models. In </w:t>
      </w:r>
      <w:r w:rsidRPr="007C11AA">
        <w:rPr>
          <w:rFonts w:ascii="Times New Roman" w:hAnsi="Times New Roman" w:cs="Times New Roman"/>
          <w:sz w:val="24"/>
          <w:szCs w:val="24"/>
        </w:rPr>
        <w:t xml:space="preserve">Chapman &amp; Hall Computer Science Series, </w:t>
      </w:r>
      <w:r w:rsidRPr="00186C46">
        <w:rPr>
          <w:rFonts w:ascii="Times New Roman" w:hAnsi="Times New Roman" w:cs="Times New Roman"/>
          <w:i/>
          <w:iCs/>
          <w:sz w:val="24"/>
          <w:szCs w:val="24"/>
        </w:rPr>
        <w:t>Statistical Models in S</w:t>
      </w:r>
      <w:r w:rsidRPr="007C11AA">
        <w:rPr>
          <w:rFonts w:ascii="Times New Roman" w:hAnsi="Times New Roman" w:cs="Times New Roman"/>
          <w:sz w:val="24"/>
          <w:szCs w:val="24"/>
        </w:rPr>
        <w:t xml:space="preserve"> (</w:t>
      </w:r>
      <w:r w:rsidRPr="00186C46">
        <w:rPr>
          <w:rFonts w:ascii="Times New Roman" w:hAnsi="Times New Roman" w:cs="Times New Roman"/>
          <w:sz w:val="24"/>
          <w:szCs w:val="24"/>
        </w:rPr>
        <w:t>pp. 249–304). Wadsworth &amp; Brooks/Cole.</w:t>
      </w:r>
    </w:p>
    <w:p w14:paraId="20C72A25" w14:textId="0ED76E5F"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lastRenderedPageBreak/>
        <w:t xml:space="preserve">Cohen, H., Smith, G. P., </w:t>
      </w:r>
      <w:proofErr w:type="spellStart"/>
      <w:r w:rsidRPr="00186C46">
        <w:rPr>
          <w:rFonts w:ascii="Times New Roman" w:hAnsi="Times New Roman" w:cs="Times New Roman"/>
          <w:sz w:val="24"/>
          <w:szCs w:val="24"/>
        </w:rPr>
        <w:t>Sardiñas</w:t>
      </w:r>
      <w:proofErr w:type="spellEnd"/>
      <w:r w:rsidRPr="00186C46">
        <w:rPr>
          <w:rFonts w:ascii="Times New Roman" w:hAnsi="Times New Roman" w:cs="Times New Roman"/>
          <w:sz w:val="24"/>
          <w:szCs w:val="24"/>
        </w:rPr>
        <w:t xml:space="preserve">, H., </w:t>
      </w:r>
      <w:r w:rsidRPr="007C11AA">
        <w:rPr>
          <w:rFonts w:ascii="Times New Roman" w:hAnsi="Times New Roman" w:cs="Times New Roman"/>
          <w:sz w:val="24"/>
          <w:szCs w:val="24"/>
        </w:rPr>
        <w:t xml:space="preserve">Zorn, J. F., McFrederick, Q. S., Woodard, S. H., </w:t>
      </w:r>
      <w:del w:id="337" w:author="Helmreich, Salena" w:date="2026-04-16T15:56:00Z" w16du:dateUtc="2026-04-16T13:56:00Z">
        <w:r w:rsidRPr="007C11AA" w:rsidDel="00BC73CC">
          <w:rPr>
            <w:rFonts w:ascii="Times New Roman" w:hAnsi="Times New Roman" w:cs="Times New Roman"/>
            <w:sz w:val="24"/>
            <w:szCs w:val="24"/>
          </w:rPr>
          <w:delText xml:space="preserve">and </w:delText>
        </w:r>
      </w:del>
      <w:ins w:id="338" w:author="Helmreich, Salena" w:date="2026-04-16T15:56:00Z" w16du:dateUtc="2026-04-16T13:56:00Z">
        <w:r w:rsidR="00BC73CC">
          <w:rPr>
            <w:rFonts w:ascii="Times New Roman" w:hAnsi="Times New Roman" w:cs="Times New Roman"/>
            <w:sz w:val="24"/>
            <w:szCs w:val="24"/>
          </w:rPr>
          <w:t>&amp;</w:t>
        </w:r>
        <w:r w:rsidR="00BC73CC" w:rsidRPr="007C11AA">
          <w:rPr>
            <w:rFonts w:ascii="Times New Roman" w:hAnsi="Times New Roman" w:cs="Times New Roman"/>
            <w:sz w:val="24"/>
            <w:szCs w:val="24"/>
          </w:rPr>
          <w:t xml:space="preserve"> </w:t>
        </w:r>
      </w:ins>
      <w:proofErr w:type="spellStart"/>
      <w:r w:rsidRPr="007C11AA">
        <w:rPr>
          <w:rFonts w:ascii="Times New Roman" w:hAnsi="Times New Roman" w:cs="Times New Roman"/>
          <w:sz w:val="24"/>
          <w:szCs w:val="24"/>
        </w:rPr>
        <w:t>Ponisio</w:t>
      </w:r>
      <w:proofErr w:type="spellEnd"/>
      <w:r w:rsidRPr="007C11AA">
        <w:rPr>
          <w:rFonts w:ascii="Times New Roman" w:hAnsi="Times New Roman" w:cs="Times New Roman"/>
          <w:sz w:val="24"/>
          <w:szCs w:val="24"/>
        </w:rPr>
        <w:t>, L. C.</w:t>
      </w:r>
      <w:r w:rsidRPr="00186C46">
        <w:rPr>
          <w:rFonts w:ascii="Times New Roman" w:hAnsi="Times New Roman" w:cs="Times New Roman"/>
          <w:sz w:val="24"/>
          <w:szCs w:val="24"/>
        </w:rPr>
        <w:t xml:space="preserve"> (2021). Mass</w:t>
      </w:r>
      <w:r w:rsidRPr="00186C46">
        <w:rPr>
          <w:rFonts w:ascii="Times New Roman" w:hAnsi="Times New Roman" w:cs="Times New Roman"/>
          <w:sz w:val="24"/>
          <w:szCs w:val="24"/>
        </w:rPr>
        <w:noBreakHyphen/>
        <w:t xml:space="preserve">flowering monoculture attracts bees, amplifying parasite prevalence. </w:t>
      </w:r>
      <w:r w:rsidRPr="00186C46">
        <w:rPr>
          <w:rFonts w:ascii="Times New Roman" w:hAnsi="Times New Roman" w:cs="Times New Roman"/>
          <w:i/>
          <w:iCs/>
          <w:sz w:val="24"/>
          <w:szCs w:val="24"/>
        </w:rPr>
        <w:t>Proceedings of the Royal Society B: Biological Sciences</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288</w:t>
      </w:r>
      <w:r w:rsidRPr="00186C46">
        <w:rPr>
          <w:rFonts w:ascii="Times New Roman" w:hAnsi="Times New Roman" w:cs="Times New Roman"/>
          <w:sz w:val="24"/>
          <w:szCs w:val="24"/>
        </w:rPr>
        <w:t>, 20211369. https://doi.org/10.1098/rspb.2021.1369</w:t>
      </w:r>
      <w:r w:rsidRPr="007C11AA">
        <w:rPr>
          <w:rFonts w:ascii="Times New Roman" w:hAnsi="Times New Roman" w:cs="Times New Roman"/>
          <w:sz w:val="24"/>
          <w:szCs w:val="24"/>
        </w:rPr>
        <w:t>.</w:t>
      </w:r>
    </w:p>
    <w:p w14:paraId="13A884E4" w14:textId="77777777" w:rsidR="007C11AA" w:rsidRPr="00186C46" w:rsidRDefault="007C11AA" w:rsidP="007C11AA">
      <w:pPr>
        <w:spacing w:after="0" w:line="480" w:lineRule="auto"/>
        <w:ind w:left="360" w:hanging="360"/>
        <w:rPr>
          <w:rFonts w:ascii="Times New Roman" w:hAnsi="Times New Roman" w:cs="Times New Roman"/>
          <w:sz w:val="24"/>
          <w:szCs w:val="24"/>
        </w:rPr>
      </w:pPr>
      <w:proofErr w:type="spellStart"/>
      <w:r w:rsidRPr="00186C46">
        <w:rPr>
          <w:rFonts w:ascii="Times New Roman" w:hAnsi="Times New Roman" w:cs="Times New Roman"/>
          <w:sz w:val="24"/>
          <w:szCs w:val="24"/>
        </w:rPr>
        <w:t>Diekötter</w:t>
      </w:r>
      <w:proofErr w:type="spellEnd"/>
      <w:r w:rsidRPr="00186C46">
        <w:rPr>
          <w:rFonts w:ascii="Times New Roman" w:hAnsi="Times New Roman" w:cs="Times New Roman"/>
          <w:sz w:val="24"/>
          <w:szCs w:val="24"/>
        </w:rPr>
        <w:t xml:space="preserve">, T., Kadoya, T., Peter, F., </w:t>
      </w:r>
      <w:r w:rsidRPr="007C11AA">
        <w:rPr>
          <w:rFonts w:ascii="Times New Roman" w:hAnsi="Times New Roman" w:cs="Times New Roman"/>
          <w:sz w:val="24"/>
          <w:szCs w:val="24"/>
        </w:rPr>
        <w:t xml:space="preserve">Wolters, V., &amp; </w:t>
      </w:r>
      <w:proofErr w:type="spellStart"/>
      <w:r w:rsidRPr="007C11AA">
        <w:rPr>
          <w:rFonts w:ascii="Times New Roman" w:hAnsi="Times New Roman" w:cs="Times New Roman"/>
          <w:sz w:val="24"/>
          <w:szCs w:val="24"/>
        </w:rPr>
        <w:t>Jauker</w:t>
      </w:r>
      <w:proofErr w:type="spellEnd"/>
      <w:r w:rsidRPr="007C11AA">
        <w:rPr>
          <w:rFonts w:ascii="Times New Roman" w:hAnsi="Times New Roman" w:cs="Times New Roman"/>
          <w:sz w:val="24"/>
          <w:szCs w:val="24"/>
        </w:rPr>
        <w:t>, F.</w:t>
      </w:r>
      <w:r w:rsidRPr="00186C46">
        <w:rPr>
          <w:rFonts w:ascii="Times New Roman" w:hAnsi="Times New Roman" w:cs="Times New Roman"/>
          <w:sz w:val="24"/>
          <w:szCs w:val="24"/>
        </w:rPr>
        <w:t xml:space="preserve"> (2010). Oilseed rape crops distort plant–pollinator interactions. </w:t>
      </w:r>
      <w:r w:rsidRPr="00186C46">
        <w:rPr>
          <w:rFonts w:ascii="Times New Roman" w:hAnsi="Times New Roman" w:cs="Times New Roman"/>
          <w:i/>
          <w:iCs/>
          <w:sz w:val="24"/>
          <w:szCs w:val="24"/>
        </w:rPr>
        <w:t>Journal of Applied Ecology</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47</w:t>
      </w:r>
      <w:r w:rsidRPr="007C11AA">
        <w:rPr>
          <w:rFonts w:ascii="Times New Roman" w:hAnsi="Times New Roman" w:cs="Times New Roman"/>
          <w:sz w:val="24"/>
          <w:szCs w:val="24"/>
        </w:rPr>
        <w:t>,</w:t>
      </w:r>
      <w:r w:rsidRPr="00186C46">
        <w:rPr>
          <w:rFonts w:ascii="Times New Roman" w:hAnsi="Times New Roman" w:cs="Times New Roman"/>
          <w:sz w:val="24"/>
          <w:szCs w:val="24"/>
        </w:rPr>
        <w:t xml:space="preserve"> 209–214. https://doi.org/10.1111/j.1365-2664.2009.01759.x</w:t>
      </w:r>
      <w:r w:rsidRPr="007C11AA">
        <w:rPr>
          <w:rFonts w:ascii="Times New Roman" w:hAnsi="Times New Roman" w:cs="Times New Roman"/>
          <w:sz w:val="24"/>
          <w:szCs w:val="24"/>
        </w:rPr>
        <w:t>.</w:t>
      </w:r>
    </w:p>
    <w:p w14:paraId="42FEE230"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7C11AA">
        <w:rPr>
          <w:rFonts w:ascii="Times New Roman" w:hAnsi="Times New Roman" w:cs="Times New Roman"/>
          <w:sz w:val="24"/>
          <w:szCs w:val="24"/>
        </w:rPr>
        <w:t xml:space="preserve">Eberle, C. A., Thom, M. D., Nemec, K. T., Forcella, F., Lundgren, J. G., Gesch, R. W. Riedell, W. E., Papiernik, S. K., Wagner, A., Peterson, D. H., &amp; Eklund, J. J. (2015). Using pennycress, camelina, and canola cash cover crops to provision pollinators. </w:t>
      </w:r>
      <w:r w:rsidRPr="007C11AA">
        <w:rPr>
          <w:rFonts w:ascii="Times New Roman" w:hAnsi="Times New Roman" w:cs="Times New Roman"/>
          <w:i/>
          <w:iCs/>
          <w:sz w:val="24"/>
          <w:szCs w:val="24"/>
        </w:rPr>
        <w:t>Industrial Crops and Products</w:t>
      </w:r>
      <w:r w:rsidRPr="007C11AA">
        <w:rPr>
          <w:rFonts w:ascii="Times New Roman" w:hAnsi="Times New Roman" w:cs="Times New Roman"/>
          <w:sz w:val="24"/>
          <w:szCs w:val="24"/>
        </w:rPr>
        <w:t xml:space="preserve">, </w:t>
      </w:r>
      <w:r w:rsidRPr="007C11AA">
        <w:rPr>
          <w:rFonts w:ascii="Times New Roman" w:hAnsi="Times New Roman" w:cs="Times New Roman"/>
          <w:i/>
          <w:iCs/>
          <w:sz w:val="24"/>
          <w:szCs w:val="24"/>
        </w:rPr>
        <w:t>75</w:t>
      </w:r>
      <w:r w:rsidRPr="007C11AA">
        <w:rPr>
          <w:rFonts w:ascii="Times New Roman" w:hAnsi="Times New Roman" w:cs="Times New Roman"/>
          <w:sz w:val="24"/>
          <w:szCs w:val="24"/>
        </w:rPr>
        <w:t>, 20-25. https://doi.org/10.1016/j.indcrop.2015.06.026.</w:t>
      </w:r>
    </w:p>
    <w:p w14:paraId="47383097"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Esser, A., &amp; Hennings, R. (2012). Winter canola feasibility in rotation with winter wheat. </w:t>
      </w:r>
      <w:r w:rsidRPr="00186C46">
        <w:rPr>
          <w:rFonts w:ascii="Times New Roman" w:hAnsi="Times New Roman" w:cs="Times New Roman"/>
          <w:i/>
          <w:iCs/>
          <w:sz w:val="24"/>
          <w:szCs w:val="24"/>
        </w:rPr>
        <w:t>Washington State University Extension</w:t>
      </w:r>
      <w:r w:rsidRPr="007C11AA">
        <w:rPr>
          <w:rFonts w:ascii="Times New Roman" w:hAnsi="Times New Roman" w:cs="Times New Roman"/>
          <w:sz w:val="24"/>
          <w:szCs w:val="24"/>
        </w:rPr>
        <w:t>, 4 pp.</w:t>
      </w:r>
      <w:r w:rsidRPr="00186C46">
        <w:rPr>
          <w:rFonts w:ascii="Times New Roman" w:hAnsi="Times New Roman" w:cs="Times New Roman"/>
          <w:sz w:val="24"/>
          <w:szCs w:val="24"/>
        </w:rPr>
        <w:t xml:space="preserve"> https://pubs.extension.wsu.edu/product/winter-canola-feasibility-in-rotation-with-winter-wheat/</w:t>
      </w:r>
      <w:r w:rsidRPr="007C11AA">
        <w:rPr>
          <w:rFonts w:ascii="Times New Roman" w:hAnsi="Times New Roman" w:cs="Times New Roman"/>
          <w:sz w:val="24"/>
          <w:szCs w:val="24"/>
        </w:rPr>
        <w:t xml:space="preserve"> (accessed 24 Dec 2025).</w:t>
      </w:r>
    </w:p>
    <w:p w14:paraId="51ACF2F0"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Gardner, E., Breeze, T. D., Clough, Y., </w:t>
      </w:r>
      <w:r w:rsidRPr="007C11AA">
        <w:rPr>
          <w:rFonts w:ascii="Times New Roman" w:hAnsi="Times New Roman" w:cs="Times New Roman"/>
          <w:sz w:val="24"/>
          <w:szCs w:val="24"/>
        </w:rPr>
        <w:t xml:space="preserve">Smith, H. G., </w:t>
      </w:r>
      <w:proofErr w:type="spellStart"/>
      <w:r w:rsidRPr="007C11AA">
        <w:rPr>
          <w:rFonts w:ascii="Times New Roman" w:hAnsi="Times New Roman" w:cs="Times New Roman"/>
          <w:sz w:val="24"/>
          <w:szCs w:val="24"/>
        </w:rPr>
        <w:t>Baldock</w:t>
      </w:r>
      <w:proofErr w:type="spellEnd"/>
      <w:r w:rsidRPr="007C11AA">
        <w:rPr>
          <w:rFonts w:ascii="Times New Roman" w:hAnsi="Times New Roman" w:cs="Times New Roman"/>
          <w:sz w:val="24"/>
          <w:szCs w:val="24"/>
        </w:rPr>
        <w:t xml:space="preserve">, K. C. R., Campbell, A., Garratt, M. P. D., Gillespie, M. A. K., Kunin, W. E., </w:t>
      </w:r>
      <w:proofErr w:type="spellStart"/>
      <w:r w:rsidRPr="007C11AA">
        <w:rPr>
          <w:rFonts w:ascii="Times New Roman" w:hAnsi="Times New Roman" w:cs="Times New Roman"/>
          <w:sz w:val="24"/>
          <w:szCs w:val="24"/>
        </w:rPr>
        <w:t>McKerchar</w:t>
      </w:r>
      <w:proofErr w:type="spellEnd"/>
      <w:r w:rsidRPr="007C11AA">
        <w:rPr>
          <w:rFonts w:ascii="Times New Roman" w:hAnsi="Times New Roman" w:cs="Times New Roman"/>
          <w:sz w:val="24"/>
          <w:szCs w:val="24"/>
        </w:rPr>
        <w:t xml:space="preserve">, M., Potts, S. G., </w:t>
      </w:r>
      <w:proofErr w:type="spellStart"/>
      <w:r w:rsidRPr="007C11AA">
        <w:rPr>
          <w:rFonts w:ascii="Times New Roman" w:hAnsi="Times New Roman" w:cs="Times New Roman"/>
          <w:sz w:val="24"/>
          <w:szCs w:val="24"/>
        </w:rPr>
        <w:t>Senapathi</w:t>
      </w:r>
      <w:proofErr w:type="spellEnd"/>
      <w:r w:rsidRPr="007C11AA">
        <w:rPr>
          <w:rFonts w:ascii="Times New Roman" w:hAnsi="Times New Roman" w:cs="Times New Roman"/>
          <w:sz w:val="24"/>
          <w:szCs w:val="24"/>
        </w:rPr>
        <w:t>, D., Stone, G. N., Wackers, F., Westbury, D. B., Wilby, A., &amp; Oliver, T. H.</w:t>
      </w:r>
      <w:r w:rsidRPr="00186C46">
        <w:rPr>
          <w:rFonts w:ascii="Times New Roman" w:hAnsi="Times New Roman" w:cs="Times New Roman"/>
          <w:sz w:val="24"/>
          <w:szCs w:val="24"/>
        </w:rPr>
        <w:t xml:space="preserve"> (2021). Field boundary features can </w:t>
      </w:r>
      <w:proofErr w:type="spellStart"/>
      <w:r w:rsidRPr="00186C46">
        <w:rPr>
          <w:rFonts w:ascii="Times New Roman" w:hAnsi="Times New Roman" w:cs="Times New Roman"/>
          <w:sz w:val="24"/>
          <w:szCs w:val="24"/>
        </w:rPr>
        <w:t>stabilise</w:t>
      </w:r>
      <w:proofErr w:type="spellEnd"/>
      <w:r w:rsidRPr="00186C46">
        <w:rPr>
          <w:rFonts w:ascii="Times New Roman" w:hAnsi="Times New Roman" w:cs="Times New Roman"/>
          <w:sz w:val="24"/>
          <w:szCs w:val="24"/>
        </w:rPr>
        <w:t xml:space="preserve"> bee populations and the pollination of mass</w:t>
      </w:r>
      <w:r w:rsidRPr="00186C46">
        <w:rPr>
          <w:rFonts w:ascii="Times New Roman" w:hAnsi="Times New Roman" w:cs="Times New Roman"/>
          <w:sz w:val="24"/>
          <w:szCs w:val="24"/>
        </w:rPr>
        <w:noBreakHyphen/>
        <w:t xml:space="preserve">flowering crops in rotational systems. </w:t>
      </w:r>
      <w:r w:rsidRPr="00186C46">
        <w:rPr>
          <w:rFonts w:ascii="Times New Roman" w:hAnsi="Times New Roman" w:cs="Times New Roman"/>
          <w:i/>
          <w:iCs/>
          <w:sz w:val="24"/>
          <w:szCs w:val="24"/>
        </w:rPr>
        <w:t>Journal of Applied Ecology</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58</w:t>
      </w:r>
      <w:r w:rsidRPr="00186C46">
        <w:rPr>
          <w:rFonts w:ascii="Times New Roman" w:hAnsi="Times New Roman" w:cs="Times New Roman"/>
          <w:sz w:val="24"/>
          <w:szCs w:val="24"/>
        </w:rPr>
        <w:t>, 2287–2304. https://doi.org/10.1111/1365-2664.13948</w:t>
      </w:r>
      <w:r w:rsidRPr="007C11AA">
        <w:rPr>
          <w:rFonts w:ascii="Times New Roman" w:hAnsi="Times New Roman" w:cs="Times New Roman"/>
          <w:sz w:val="24"/>
          <w:szCs w:val="24"/>
        </w:rPr>
        <w:t xml:space="preserve">. </w:t>
      </w:r>
    </w:p>
    <w:p w14:paraId="72F0B21B" w14:textId="77777777" w:rsidR="007C11AA" w:rsidRPr="007C11AA" w:rsidRDefault="007C11AA" w:rsidP="007C11AA">
      <w:pPr>
        <w:spacing w:after="0" w:line="480" w:lineRule="auto"/>
        <w:ind w:left="360" w:hanging="360"/>
        <w:rPr>
          <w:rFonts w:ascii="Times New Roman" w:hAnsi="Times New Roman" w:cs="Times New Roman"/>
          <w:sz w:val="24"/>
          <w:szCs w:val="24"/>
        </w:rPr>
      </w:pPr>
      <w:r w:rsidRPr="007C11AA">
        <w:rPr>
          <w:rFonts w:ascii="Times New Roman" w:hAnsi="Times New Roman" w:cs="Times New Roman"/>
          <w:sz w:val="24"/>
          <w:szCs w:val="24"/>
        </w:rPr>
        <w:t xml:space="preserve">Garibaldi, L. A., Steffan-Dewenter, I., Winfree, R., Aizen, M. A., </w:t>
      </w:r>
      <w:proofErr w:type="spellStart"/>
      <w:r w:rsidRPr="007C11AA">
        <w:rPr>
          <w:rFonts w:ascii="Times New Roman" w:hAnsi="Times New Roman" w:cs="Times New Roman"/>
          <w:sz w:val="24"/>
          <w:szCs w:val="24"/>
        </w:rPr>
        <w:t>Bommarco</w:t>
      </w:r>
      <w:proofErr w:type="spellEnd"/>
      <w:r w:rsidRPr="007C11AA">
        <w:rPr>
          <w:rFonts w:ascii="Times New Roman" w:hAnsi="Times New Roman" w:cs="Times New Roman"/>
          <w:sz w:val="24"/>
          <w:szCs w:val="24"/>
        </w:rPr>
        <w:t xml:space="preserve">, R., Cunningham, S. A., Kremen, C., Carvalheiro, L. G., Harder, L. D., Afik, O., </w:t>
      </w:r>
      <w:proofErr w:type="spellStart"/>
      <w:r w:rsidRPr="007C11AA">
        <w:rPr>
          <w:rFonts w:ascii="Times New Roman" w:hAnsi="Times New Roman" w:cs="Times New Roman"/>
          <w:sz w:val="24"/>
          <w:szCs w:val="24"/>
        </w:rPr>
        <w:t>Bartomeaus</w:t>
      </w:r>
      <w:proofErr w:type="spellEnd"/>
      <w:r w:rsidRPr="007C11AA">
        <w:rPr>
          <w:rFonts w:ascii="Times New Roman" w:hAnsi="Times New Roman" w:cs="Times New Roman"/>
          <w:sz w:val="24"/>
          <w:szCs w:val="24"/>
        </w:rPr>
        <w:t xml:space="preserve">, I., Benjamin, F., </w:t>
      </w:r>
      <w:proofErr w:type="spellStart"/>
      <w:r w:rsidRPr="007C11AA">
        <w:rPr>
          <w:rFonts w:ascii="Times New Roman" w:hAnsi="Times New Roman" w:cs="Times New Roman"/>
          <w:sz w:val="24"/>
          <w:szCs w:val="24"/>
        </w:rPr>
        <w:t>Boreux</w:t>
      </w:r>
      <w:proofErr w:type="spellEnd"/>
      <w:r w:rsidRPr="007C11AA">
        <w:rPr>
          <w:rFonts w:ascii="Times New Roman" w:hAnsi="Times New Roman" w:cs="Times New Roman"/>
          <w:sz w:val="24"/>
          <w:szCs w:val="24"/>
        </w:rPr>
        <w:t xml:space="preserve">, V., Cariveau, D., </w:t>
      </w:r>
      <w:proofErr w:type="spellStart"/>
      <w:r w:rsidRPr="007C11AA">
        <w:rPr>
          <w:rFonts w:ascii="Times New Roman" w:hAnsi="Times New Roman" w:cs="Times New Roman"/>
          <w:sz w:val="24"/>
          <w:szCs w:val="24"/>
        </w:rPr>
        <w:t>Chacoff</w:t>
      </w:r>
      <w:proofErr w:type="spellEnd"/>
      <w:r w:rsidRPr="007C11AA">
        <w:rPr>
          <w:rFonts w:ascii="Times New Roman" w:hAnsi="Times New Roman" w:cs="Times New Roman"/>
          <w:sz w:val="24"/>
          <w:szCs w:val="24"/>
        </w:rPr>
        <w:t xml:space="preserve">, N. P., Dudenhoffer, J. H., Freitas, B. M., </w:t>
      </w:r>
      <w:proofErr w:type="spellStart"/>
      <w:r w:rsidRPr="007C11AA">
        <w:rPr>
          <w:rFonts w:ascii="Times New Roman" w:hAnsi="Times New Roman" w:cs="Times New Roman"/>
          <w:sz w:val="24"/>
          <w:szCs w:val="24"/>
        </w:rPr>
        <w:t>Ghazoul</w:t>
      </w:r>
      <w:proofErr w:type="spellEnd"/>
      <w:r w:rsidRPr="007C11AA">
        <w:rPr>
          <w:rFonts w:ascii="Times New Roman" w:hAnsi="Times New Roman" w:cs="Times New Roman"/>
          <w:sz w:val="24"/>
          <w:szCs w:val="24"/>
        </w:rPr>
        <w:t xml:space="preserve">, J., </w:t>
      </w:r>
      <w:r w:rsidRPr="007C11AA">
        <w:rPr>
          <w:rFonts w:ascii="Times New Roman" w:hAnsi="Times New Roman" w:cs="Times New Roman"/>
          <w:sz w:val="24"/>
          <w:szCs w:val="24"/>
        </w:rPr>
        <w:lastRenderedPageBreak/>
        <w:t xml:space="preserve">Greenleaf, S., … Klein, A. K. (2013). Wild pollinators enhance fruit </w:t>
      </w:r>
      <w:proofErr w:type="gramStart"/>
      <w:r w:rsidRPr="007C11AA">
        <w:rPr>
          <w:rFonts w:ascii="Times New Roman" w:hAnsi="Times New Roman" w:cs="Times New Roman"/>
          <w:sz w:val="24"/>
          <w:szCs w:val="24"/>
        </w:rPr>
        <w:t>set</w:t>
      </w:r>
      <w:proofErr w:type="gramEnd"/>
      <w:r w:rsidRPr="007C11AA">
        <w:rPr>
          <w:rFonts w:ascii="Times New Roman" w:hAnsi="Times New Roman" w:cs="Times New Roman"/>
          <w:sz w:val="24"/>
          <w:szCs w:val="24"/>
        </w:rPr>
        <w:t xml:space="preserve"> of crops regardless of </w:t>
      </w:r>
      <w:proofErr w:type="gramStart"/>
      <w:r w:rsidRPr="007C11AA">
        <w:rPr>
          <w:rFonts w:ascii="Times New Roman" w:hAnsi="Times New Roman" w:cs="Times New Roman"/>
          <w:sz w:val="24"/>
          <w:szCs w:val="24"/>
        </w:rPr>
        <w:t>honey bee</w:t>
      </w:r>
      <w:proofErr w:type="gramEnd"/>
      <w:r w:rsidRPr="007C11AA">
        <w:rPr>
          <w:rFonts w:ascii="Times New Roman" w:hAnsi="Times New Roman" w:cs="Times New Roman"/>
          <w:sz w:val="24"/>
          <w:szCs w:val="24"/>
        </w:rPr>
        <w:t xml:space="preserve"> abundance. </w:t>
      </w:r>
      <w:r w:rsidRPr="007C11AA">
        <w:rPr>
          <w:rFonts w:ascii="Times New Roman" w:hAnsi="Times New Roman" w:cs="Times New Roman"/>
          <w:i/>
          <w:iCs/>
          <w:sz w:val="24"/>
          <w:szCs w:val="24"/>
        </w:rPr>
        <w:t>Science</w:t>
      </w:r>
      <w:r w:rsidRPr="007C11AA">
        <w:rPr>
          <w:rFonts w:ascii="Times New Roman" w:hAnsi="Times New Roman" w:cs="Times New Roman"/>
          <w:sz w:val="24"/>
          <w:szCs w:val="24"/>
        </w:rPr>
        <w:t xml:space="preserve">, </w:t>
      </w:r>
      <w:r w:rsidRPr="007C11AA">
        <w:rPr>
          <w:rFonts w:ascii="Times New Roman" w:hAnsi="Times New Roman" w:cs="Times New Roman"/>
          <w:i/>
          <w:iCs/>
          <w:sz w:val="24"/>
          <w:szCs w:val="24"/>
        </w:rPr>
        <w:t>339</w:t>
      </w:r>
      <w:r w:rsidRPr="007C11AA">
        <w:rPr>
          <w:rFonts w:ascii="Times New Roman" w:hAnsi="Times New Roman" w:cs="Times New Roman"/>
          <w:sz w:val="24"/>
          <w:szCs w:val="24"/>
        </w:rPr>
        <w:t>, 1608-1611.</w:t>
      </w:r>
      <w:r w:rsidRPr="007C11AA">
        <w:rPr>
          <w:rFonts w:ascii="Times New Roman" w:eastAsia="Times New Roman" w:hAnsi="Times New Roman" w:cs="Times New Roman"/>
          <w:kern w:val="0"/>
          <w:sz w:val="24"/>
          <w:szCs w:val="24"/>
          <w14:ligatures w14:val="none"/>
        </w:rPr>
        <w:t xml:space="preserve"> https://doi.org/10.1126/science.123020.</w:t>
      </w:r>
      <w:r w:rsidRPr="007C11AA">
        <w:rPr>
          <w:rFonts w:ascii="Times New Roman" w:hAnsi="Times New Roman" w:cs="Times New Roman"/>
          <w:sz w:val="24"/>
          <w:szCs w:val="24"/>
        </w:rPr>
        <w:t xml:space="preserve"> </w:t>
      </w:r>
    </w:p>
    <w:p w14:paraId="16EDBC9C"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Gathmann, A., &amp; </w:t>
      </w:r>
      <w:proofErr w:type="spellStart"/>
      <w:r w:rsidRPr="00186C46">
        <w:rPr>
          <w:rFonts w:ascii="Times New Roman" w:hAnsi="Times New Roman" w:cs="Times New Roman"/>
          <w:sz w:val="24"/>
          <w:szCs w:val="24"/>
        </w:rPr>
        <w:t>Tscharntke</w:t>
      </w:r>
      <w:proofErr w:type="spellEnd"/>
      <w:r w:rsidRPr="00186C46">
        <w:rPr>
          <w:rFonts w:ascii="Times New Roman" w:hAnsi="Times New Roman" w:cs="Times New Roman"/>
          <w:sz w:val="24"/>
          <w:szCs w:val="24"/>
        </w:rPr>
        <w:t xml:space="preserve">, T. (2002). Foraging ranges of solitary bees. </w:t>
      </w:r>
      <w:r w:rsidRPr="00186C46">
        <w:rPr>
          <w:rFonts w:ascii="Times New Roman" w:hAnsi="Times New Roman" w:cs="Times New Roman"/>
          <w:i/>
          <w:iCs/>
          <w:sz w:val="24"/>
          <w:szCs w:val="24"/>
        </w:rPr>
        <w:t>Journal of Animal Ecology</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71</w:t>
      </w:r>
      <w:r w:rsidRPr="00186C46">
        <w:rPr>
          <w:rFonts w:ascii="Times New Roman" w:hAnsi="Times New Roman" w:cs="Times New Roman"/>
          <w:sz w:val="24"/>
          <w:szCs w:val="24"/>
        </w:rPr>
        <w:t>, 757–764. https://doi.org/10.1046/j.1365-2656.2002.00641.x</w:t>
      </w:r>
      <w:r w:rsidRPr="007C11AA">
        <w:rPr>
          <w:rFonts w:ascii="Times New Roman" w:hAnsi="Times New Roman" w:cs="Times New Roman"/>
          <w:sz w:val="24"/>
          <w:szCs w:val="24"/>
        </w:rPr>
        <w:t>.</w:t>
      </w:r>
    </w:p>
    <w:p w14:paraId="3A3FB89B" w14:textId="4F5FF5B8" w:rsidR="009F4652" w:rsidRPr="00186C46" w:rsidRDefault="007C11AA" w:rsidP="009F4652">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Grab, H., Brokaw, J., Anderson, E., </w:t>
      </w:r>
      <w:proofErr w:type="spellStart"/>
      <w:r w:rsidRPr="007C11AA">
        <w:rPr>
          <w:rFonts w:ascii="Times New Roman" w:hAnsi="Times New Roman" w:cs="Times New Roman"/>
          <w:sz w:val="24"/>
          <w:szCs w:val="24"/>
        </w:rPr>
        <w:t>Gedlinske</w:t>
      </w:r>
      <w:proofErr w:type="spellEnd"/>
      <w:r w:rsidRPr="007C11AA">
        <w:rPr>
          <w:rFonts w:ascii="Times New Roman" w:hAnsi="Times New Roman" w:cs="Times New Roman"/>
          <w:sz w:val="24"/>
          <w:szCs w:val="24"/>
        </w:rPr>
        <w:t>, L., Gibbs, J., Wilson, J., Loeb, G., Isaacs, R., &amp; Poveda, K.</w:t>
      </w:r>
      <w:r w:rsidRPr="00186C46">
        <w:rPr>
          <w:rFonts w:ascii="Times New Roman" w:hAnsi="Times New Roman" w:cs="Times New Roman"/>
          <w:sz w:val="24"/>
          <w:szCs w:val="24"/>
        </w:rPr>
        <w:t xml:space="preserve"> (2019). Habitat enhancements rescue bee body size from the negative effects of landscape simplification. </w:t>
      </w:r>
      <w:r w:rsidRPr="00186C46">
        <w:rPr>
          <w:rFonts w:ascii="Times New Roman" w:hAnsi="Times New Roman" w:cs="Times New Roman"/>
          <w:i/>
          <w:iCs/>
          <w:sz w:val="24"/>
          <w:szCs w:val="24"/>
        </w:rPr>
        <w:t>Journal of Applied Ecology</w:t>
      </w:r>
      <w:r w:rsidRPr="00186C46">
        <w:rPr>
          <w:rFonts w:ascii="Times New Roman" w:hAnsi="Times New Roman" w:cs="Times New Roman"/>
          <w:sz w:val="24"/>
          <w:szCs w:val="24"/>
        </w:rPr>
        <w:t xml:space="preserve">. </w:t>
      </w:r>
      <w:ins w:id="339" w:author="Helmreich, Salena" w:date="2026-04-16T15:36:00Z" w16du:dateUtc="2026-04-16T13:36:00Z">
        <w:r w:rsidR="009F4652">
          <w:rPr>
            <w:rFonts w:ascii="Times New Roman" w:hAnsi="Times New Roman" w:cs="Times New Roman"/>
            <w:sz w:val="24"/>
            <w:szCs w:val="24"/>
          </w:rPr>
          <w:fldChar w:fldCharType="begin"/>
        </w:r>
        <w:r w:rsidR="009F4652">
          <w:rPr>
            <w:rFonts w:ascii="Times New Roman" w:hAnsi="Times New Roman" w:cs="Times New Roman"/>
            <w:sz w:val="24"/>
            <w:szCs w:val="24"/>
          </w:rPr>
          <w:instrText>HYPERLINK "</w:instrText>
        </w:r>
      </w:ins>
      <w:r w:rsidR="009F4652" w:rsidRPr="00186C46">
        <w:rPr>
          <w:rFonts w:ascii="Times New Roman" w:hAnsi="Times New Roman" w:cs="Times New Roman"/>
          <w:sz w:val="24"/>
          <w:szCs w:val="24"/>
        </w:rPr>
        <w:instrText>https://doi.org/10.1111/1365-2664.13456</w:instrText>
      </w:r>
      <w:ins w:id="340" w:author="Helmreich, Salena" w:date="2026-04-16T15:36:00Z" w16du:dateUtc="2026-04-16T13:36:00Z">
        <w:r w:rsidR="009F4652">
          <w:rPr>
            <w:rFonts w:ascii="Times New Roman" w:hAnsi="Times New Roman" w:cs="Times New Roman"/>
            <w:sz w:val="24"/>
            <w:szCs w:val="24"/>
          </w:rPr>
          <w:instrText>"</w:instrText>
        </w:r>
        <w:r w:rsidR="009F4652">
          <w:rPr>
            <w:rFonts w:ascii="Times New Roman" w:hAnsi="Times New Roman" w:cs="Times New Roman"/>
            <w:sz w:val="24"/>
            <w:szCs w:val="24"/>
          </w:rPr>
        </w:r>
        <w:r w:rsidR="009F4652">
          <w:rPr>
            <w:rFonts w:ascii="Times New Roman" w:hAnsi="Times New Roman" w:cs="Times New Roman"/>
            <w:sz w:val="24"/>
            <w:szCs w:val="24"/>
          </w:rPr>
          <w:fldChar w:fldCharType="separate"/>
        </w:r>
      </w:ins>
      <w:r w:rsidR="009F4652" w:rsidRPr="00CE1EF8">
        <w:rPr>
          <w:rStyle w:val="Hyperlink"/>
          <w:rFonts w:ascii="Times New Roman" w:hAnsi="Times New Roman" w:cs="Times New Roman"/>
          <w:sz w:val="24"/>
          <w:szCs w:val="24"/>
        </w:rPr>
        <w:t>https://doi.org/10.1111/1365-2664.13456</w:t>
      </w:r>
      <w:ins w:id="341" w:author="Helmreich, Salena" w:date="2026-04-16T15:36:00Z" w16du:dateUtc="2026-04-16T13:36:00Z">
        <w:r w:rsidR="009F4652">
          <w:rPr>
            <w:rFonts w:ascii="Times New Roman" w:hAnsi="Times New Roman" w:cs="Times New Roman"/>
            <w:sz w:val="24"/>
            <w:szCs w:val="24"/>
          </w:rPr>
          <w:fldChar w:fldCharType="end"/>
        </w:r>
      </w:ins>
      <w:r w:rsidRPr="007C11AA">
        <w:rPr>
          <w:rFonts w:ascii="Times New Roman" w:hAnsi="Times New Roman" w:cs="Times New Roman"/>
          <w:sz w:val="24"/>
          <w:szCs w:val="24"/>
        </w:rPr>
        <w:t>.</w:t>
      </w:r>
    </w:p>
    <w:p w14:paraId="194CF27B"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Hagen, M., &amp; Dupont, Y. L. (2013). Inter</w:t>
      </w:r>
      <w:r w:rsidRPr="00186C46">
        <w:rPr>
          <w:rFonts w:ascii="Times New Roman" w:hAnsi="Times New Roman" w:cs="Times New Roman"/>
          <w:sz w:val="24"/>
          <w:szCs w:val="24"/>
        </w:rPr>
        <w:noBreakHyphen/>
        <w:t>tegular span and head width as estimators of fresh and dry body mass in bumblebees (</w:t>
      </w:r>
      <w:r w:rsidRPr="00186C46">
        <w:rPr>
          <w:rFonts w:ascii="Times New Roman" w:hAnsi="Times New Roman" w:cs="Times New Roman"/>
          <w:i/>
          <w:iCs/>
          <w:sz w:val="24"/>
          <w:szCs w:val="24"/>
        </w:rPr>
        <w:t>Bombus spp.</w:t>
      </w:r>
      <w:r w:rsidRPr="00186C46">
        <w:rPr>
          <w:rFonts w:ascii="Times New Roman" w:hAnsi="Times New Roman" w:cs="Times New Roman"/>
          <w:sz w:val="24"/>
          <w:szCs w:val="24"/>
        </w:rPr>
        <w:t xml:space="preserve">). </w:t>
      </w:r>
      <w:proofErr w:type="spellStart"/>
      <w:r w:rsidRPr="00186C46">
        <w:rPr>
          <w:rFonts w:ascii="Times New Roman" w:hAnsi="Times New Roman" w:cs="Times New Roman"/>
          <w:i/>
          <w:iCs/>
          <w:sz w:val="24"/>
          <w:szCs w:val="24"/>
        </w:rPr>
        <w:t>Insectes</w:t>
      </w:r>
      <w:proofErr w:type="spellEnd"/>
      <w:r w:rsidRPr="00186C46">
        <w:rPr>
          <w:rFonts w:ascii="Times New Roman" w:hAnsi="Times New Roman" w:cs="Times New Roman"/>
          <w:i/>
          <w:iCs/>
          <w:sz w:val="24"/>
          <w:szCs w:val="24"/>
        </w:rPr>
        <w:t xml:space="preserve"> </w:t>
      </w:r>
      <w:proofErr w:type="spellStart"/>
      <w:r w:rsidRPr="00186C46">
        <w:rPr>
          <w:rFonts w:ascii="Times New Roman" w:hAnsi="Times New Roman" w:cs="Times New Roman"/>
          <w:i/>
          <w:iCs/>
          <w:sz w:val="24"/>
          <w:szCs w:val="24"/>
        </w:rPr>
        <w:t>Sociaux</w:t>
      </w:r>
      <w:proofErr w:type="spellEnd"/>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60</w:t>
      </w:r>
      <w:r w:rsidRPr="00186C46">
        <w:rPr>
          <w:rFonts w:ascii="Times New Roman" w:hAnsi="Times New Roman" w:cs="Times New Roman"/>
          <w:sz w:val="24"/>
          <w:szCs w:val="24"/>
        </w:rPr>
        <w:t>, 251–257. https://doi.org/10.1007/s00040-013-0290-x</w:t>
      </w:r>
      <w:r w:rsidRPr="007C11AA">
        <w:rPr>
          <w:rFonts w:ascii="Times New Roman" w:hAnsi="Times New Roman" w:cs="Times New Roman"/>
          <w:sz w:val="24"/>
          <w:szCs w:val="24"/>
        </w:rPr>
        <w:t>.</w:t>
      </w:r>
    </w:p>
    <w:p w14:paraId="37FF1D65"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Hanley, M. E., Franco, M., Dean, C. E., </w:t>
      </w:r>
      <w:r w:rsidRPr="007C11AA">
        <w:rPr>
          <w:rFonts w:ascii="Times New Roman" w:hAnsi="Times New Roman" w:cs="Times New Roman"/>
          <w:sz w:val="24"/>
          <w:szCs w:val="24"/>
        </w:rPr>
        <w:t>Franklin, E. L., Harris, H. R., Haynes, A. G., Rapson, S. R., Rowse, G., Thomas, K. C., Waterhouse, B. R., &amp; Knight, M. E.</w:t>
      </w:r>
      <w:r w:rsidRPr="00186C46">
        <w:rPr>
          <w:rFonts w:ascii="Times New Roman" w:hAnsi="Times New Roman" w:cs="Times New Roman"/>
          <w:sz w:val="24"/>
          <w:szCs w:val="24"/>
        </w:rPr>
        <w:t xml:space="preserve"> (2011). Increased bumblebee abundance along the margins of a mass</w:t>
      </w:r>
      <w:r w:rsidRPr="00186C46">
        <w:rPr>
          <w:rFonts w:ascii="Times New Roman" w:hAnsi="Times New Roman" w:cs="Times New Roman"/>
          <w:sz w:val="24"/>
          <w:szCs w:val="24"/>
        </w:rPr>
        <w:noBreakHyphen/>
        <w:t xml:space="preserve">flowering crop: </w:t>
      </w:r>
      <w:r w:rsidRPr="007C11AA">
        <w:rPr>
          <w:rFonts w:ascii="Times New Roman" w:hAnsi="Times New Roman" w:cs="Times New Roman"/>
          <w:sz w:val="24"/>
          <w:szCs w:val="24"/>
        </w:rPr>
        <w:t>e</w:t>
      </w:r>
      <w:r w:rsidRPr="00186C46">
        <w:rPr>
          <w:rFonts w:ascii="Times New Roman" w:hAnsi="Times New Roman" w:cs="Times New Roman"/>
          <w:sz w:val="24"/>
          <w:szCs w:val="24"/>
        </w:rPr>
        <w:t>vidence for pollinator spill</w:t>
      </w:r>
      <w:r w:rsidRPr="00186C46">
        <w:rPr>
          <w:rFonts w:ascii="Times New Roman" w:hAnsi="Times New Roman" w:cs="Times New Roman"/>
          <w:sz w:val="24"/>
          <w:szCs w:val="24"/>
        </w:rPr>
        <w:noBreakHyphen/>
        <w:t xml:space="preserve">over. </w:t>
      </w:r>
      <w:r w:rsidRPr="00186C46">
        <w:rPr>
          <w:rFonts w:ascii="Times New Roman" w:hAnsi="Times New Roman" w:cs="Times New Roman"/>
          <w:i/>
          <w:iCs/>
          <w:sz w:val="24"/>
          <w:szCs w:val="24"/>
        </w:rPr>
        <w:t>Oikos</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120</w:t>
      </w:r>
      <w:r w:rsidRPr="00186C46">
        <w:rPr>
          <w:rFonts w:ascii="Times New Roman" w:hAnsi="Times New Roman" w:cs="Times New Roman"/>
          <w:sz w:val="24"/>
          <w:szCs w:val="24"/>
        </w:rPr>
        <w:t>, 1618–1624. https://doi.org/10.1111/j.1600-0706.2011.19233.x</w:t>
      </w:r>
      <w:r w:rsidRPr="007C11AA">
        <w:rPr>
          <w:rFonts w:ascii="Times New Roman" w:hAnsi="Times New Roman" w:cs="Times New Roman"/>
          <w:sz w:val="24"/>
          <w:szCs w:val="24"/>
        </w:rPr>
        <w:t>.</w:t>
      </w:r>
    </w:p>
    <w:p w14:paraId="511774D2"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Harmon</w:t>
      </w:r>
      <w:r w:rsidRPr="00186C46">
        <w:rPr>
          <w:rFonts w:ascii="Times New Roman" w:hAnsi="Times New Roman" w:cs="Times New Roman"/>
          <w:sz w:val="24"/>
          <w:szCs w:val="24"/>
        </w:rPr>
        <w:noBreakHyphen/>
        <w:t xml:space="preserve">Threatt, A. (2020). Influence of nesting characteristics on health of wild bee communities. </w:t>
      </w:r>
      <w:r w:rsidRPr="00186C46">
        <w:rPr>
          <w:rFonts w:ascii="Times New Roman" w:hAnsi="Times New Roman" w:cs="Times New Roman"/>
          <w:i/>
          <w:iCs/>
          <w:sz w:val="24"/>
          <w:szCs w:val="24"/>
        </w:rPr>
        <w:t>Annual Review of Entomology</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65</w:t>
      </w:r>
      <w:r w:rsidRPr="00186C46">
        <w:rPr>
          <w:rFonts w:ascii="Times New Roman" w:hAnsi="Times New Roman" w:cs="Times New Roman"/>
          <w:sz w:val="24"/>
          <w:szCs w:val="24"/>
        </w:rPr>
        <w:t>, 39–56. https://doi.org/10.1146/annurev-ento-011019-024955</w:t>
      </w:r>
      <w:r w:rsidRPr="007C11AA">
        <w:rPr>
          <w:rFonts w:ascii="Times New Roman" w:hAnsi="Times New Roman" w:cs="Times New Roman"/>
          <w:sz w:val="24"/>
          <w:szCs w:val="24"/>
        </w:rPr>
        <w:t>.</w:t>
      </w:r>
    </w:p>
    <w:p w14:paraId="0BE980EC"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Hemberger, J., </w:t>
      </w:r>
      <w:proofErr w:type="spellStart"/>
      <w:r w:rsidRPr="00186C46">
        <w:rPr>
          <w:rFonts w:ascii="Times New Roman" w:hAnsi="Times New Roman" w:cs="Times New Roman"/>
          <w:sz w:val="24"/>
          <w:szCs w:val="24"/>
        </w:rPr>
        <w:t>Frappa</w:t>
      </w:r>
      <w:proofErr w:type="spellEnd"/>
      <w:r w:rsidRPr="00186C46">
        <w:rPr>
          <w:rFonts w:ascii="Times New Roman" w:hAnsi="Times New Roman" w:cs="Times New Roman"/>
          <w:sz w:val="24"/>
          <w:szCs w:val="24"/>
        </w:rPr>
        <w:t xml:space="preserve">, A., </w:t>
      </w:r>
      <w:proofErr w:type="spellStart"/>
      <w:r w:rsidRPr="00186C46">
        <w:rPr>
          <w:rFonts w:ascii="Times New Roman" w:hAnsi="Times New Roman" w:cs="Times New Roman"/>
          <w:sz w:val="24"/>
          <w:szCs w:val="24"/>
        </w:rPr>
        <w:t>Witynski</w:t>
      </w:r>
      <w:proofErr w:type="spellEnd"/>
      <w:r w:rsidRPr="00186C46">
        <w:rPr>
          <w:rFonts w:ascii="Times New Roman" w:hAnsi="Times New Roman" w:cs="Times New Roman"/>
          <w:sz w:val="24"/>
          <w:szCs w:val="24"/>
        </w:rPr>
        <w:t>, G.,</w:t>
      </w:r>
      <w:r w:rsidRPr="007C11AA">
        <w:rPr>
          <w:rFonts w:ascii="Times New Roman" w:hAnsi="Times New Roman" w:cs="Times New Roman"/>
          <w:sz w:val="24"/>
          <w:szCs w:val="24"/>
        </w:rPr>
        <w:t xml:space="preserve"> &amp; Gratton, C. </w:t>
      </w:r>
      <w:r w:rsidRPr="00186C46">
        <w:rPr>
          <w:rFonts w:ascii="Times New Roman" w:hAnsi="Times New Roman" w:cs="Times New Roman"/>
          <w:sz w:val="24"/>
          <w:szCs w:val="24"/>
        </w:rPr>
        <w:t xml:space="preserve">(2020). Saved by the pulse? Separating the effects of total and temporal food abundance on the growth and reproduction of bumble bee microcolonies. </w:t>
      </w:r>
      <w:r w:rsidRPr="00186C46">
        <w:rPr>
          <w:rFonts w:ascii="Times New Roman" w:hAnsi="Times New Roman" w:cs="Times New Roman"/>
          <w:i/>
          <w:iCs/>
          <w:sz w:val="24"/>
          <w:szCs w:val="24"/>
        </w:rPr>
        <w:t>Basic and Applied Ecology</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45</w:t>
      </w:r>
      <w:r w:rsidRPr="00186C46">
        <w:rPr>
          <w:rFonts w:ascii="Times New Roman" w:hAnsi="Times New Roman" w:cs="Times New Roman"/>
          <w:sz w:val="24"/>
          <w:szCs w:val="24"/>
        </w:rPr>
        <w:t>, 1–11. https://doi.org/10.1016/j.baae.2020.04.004</w:t>
      </w:r>
      <w:r w:rsidRPr="007C11AA">
        <w:rPr>
          <w:rFonts w:ascii="Times New Roman" w:hAnsi="Times New Roman" w:cs="Times New Roman"/>
          <w:sz w:val="24"/>
          <w:szCs w:val="24"/>
        </w:rPr>
        <w:t>.</w:t>
      </w:r>
    </w:p>
    <w:p w14:paraId="18038F0A" w14:textId="072C839D" w:rsidR="007C11AA" w:rsidRDefault="007C11AA" w:rsidP="007C11AA">
      <w:pPr>
        <w:spacing w:after="0" w:line="480" w:lineRule="auto"/>
        <w:ind w:left="360" w:hanging="360"/>
        <w:rPr>
          <w:ins w:id="342" w:author="Helmreich, Salena" w:date="2026-04-16T15:49:00Z" w16du:dateUtc="2026-04-16T13:49:00Z"/>
          <w:rFonts w:ascii="Times New Roman" w:hAnsi="Times New Roman" w:cs="Times New Roman"/>
          <w:sz w:val="24"/>
          <w:szCs w:val="24"/>
        </w:rPr>
      </w:pPr>
      <w:r w:rsidRPr="00186C46">
        <w:rPr>
          <w:rFonts w:ascii="Times New Roman" w:hAnsi="Times New Roman" w:cs="Times New Roman"/>
          <w:sz w:val="24"/>
          <w:szCs w:val="24"/>
        </w:rPr>
        <w:lastRenderedPageBreak/>
        <w:t xml:space="preserve">Holzschuh, A., Dormann, C. F., Tscharntke, T., </w:t>
      </w:r>
      <w:r w:rsidRPr="007C11AA">
        <w:rPr>
          <w:rFonts w:ascii="Times New Roman" w:hAnsi="Times New Roman" w:cs="Times New Roman"/>
          <w:sz w:val="24"/>
          <w:szCs w:val="24"/>
        </w:rPr>
        <w:t>&amp; Steffan-Dewenter, I.</w:t>
      </w:r>
      <w:r w:rsidRPr="00186C46">
        <w:rPr>
          <w:rFonts w:ascii="Times New Roman" w:hAnsi="Times New Roman" w:cs="Times New Roman"/>
          <w:sz w:val="24"/>
          <w:szCs w:val="24"/>
        </w:rPr>
        <w:t xml:space="preserve"> (2013). Mass</w:t>
      </w:r>
      <w:r w:rsidRPr="00186C46">
        <w:rPr>
          <w:rFonts w:ascii="Times New Roman" w:hAnsi="Times New Roman" w:cs="Times New Roman"/>
          <w:sz w:val="24"/>
          <w:szCs w:val="24"/>
        </w:rPr>
        <w:noBreakHyphen/>
        <w:t xml:space="preserve">flowering crops enhance wild bee abundance. </w:t>
      </w:r>
      <w:proofErr w:type="spellStart"/>
      <w:r w:rsidRPr="00186C46">
        <w:rPr>
          <w:rFonts w:ascii="Times New Roman" w:hAnsi="Times New Roman" w:cs="Times New Roman"/>
          <w:i/>
          <w:iCs/>
          <w:sz w:val="24"/>
          <w:szCs w:val="24"/>
        </w:rPr>
        <w:t>Oecologia</w:t>
      </w:r>
      <w:proofErr w:type="spellEnd"/>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172</w:t>
      </w:r>
      <w:r w:rsidRPr="00186C46">
        <w:rPr>
          <w:rFonts w:ascii="Times New Roman" w:hAnsi="Times New Roman" w:cs="Times New Roman"/>
          <w:sz w:val="24"/>
          <w:szCs w:val="24"/>
        </w:rPr>
        <w:t xml:space="preserve">, 477–484. </w:t>
      </w:r>
      <w:ins w:id="343" w:author="Helmreich, Salena" w:date="2026-04-16T15:49:00Z" w16du:dateUtc="2026-04-16T13:49:00Z">
        <w:r w:rsidR="00D02CCD">
          <w:rPr>
            <w:rFonts w:ascii="Times New Roman" w:hAnsi="Times New Roman" w:cs="Times New Roman"/>
            <w:sz w:val="24"/>
            <w:szCs w:val="24"/>
          </w:rPr>
          <w:fldChar w:fldCharType="begin"/>
        </w:r>
        <w:r w:rsidR="00D02CCD">
          <w:rPr>
            <w:rFonts w:ascii="Times New Roman" w:hAnsi="Times New Roman" w:cs="Times New Roman"/>
            <w:sz w:val="24"/>
            <w:szCs w:val="24"/>
          </w:rPr>
          <w:instrText>HYPERLINK "</w:instrText>
        </w:r>
      </w:ins>
      <w:r w:rsidR="00D02CCD" w:rsidRPr="00186C46">
        <w:rPr>
          <w:rFonts w:ascii="Times New Roman" w:hAnsi="Times New Roman" w:cs="Times New Roman"/>
          <w:sz w:val="24"/>
          <w:szCs w:val="24"/>
        </w:rPr>
        <w:instrText>https://doi.org/10.1007/s00442-012-2515-5</w:instrText>
      </w:r>
      <w:ins w:id="344" w:author="Helmreich, Salena" w:date="2026-04-16T15:49:00Z" w16du:dateUtc="2026-04-16T13:49:00Z">
        <w:r w:rsidR="00D02CCD">
          <w:rPr>
            <w:rFonts w:ascii="Times New Roman" w:hAnsi="Times New Roman" w:cs="Times New Roman"/>
            <w:sz w:val="24"/>
            <w:szCs w:val="24"/>
          </w:rPr>
          <w:instrText>"</w:instrText>
        </w:r>
        <w:r w:rsidR="00D02CCD">
          <w:rPr>
            <w:rFonts w:ascii="Times New Roman" w:hAnsi="Times New Roman" w:cs="Times New Roman"/>
            <w:sz w:val="24"/>
            <w:szCs w:val="24"/>
          </w:rPr>
        </w:r>
        <w:r w:rsidR="00D02CCD">
          <w:rPr>
            <w:rFonts w:ascii="Times New Roman" w:hAnsi="Times New Roman" w:cs="Times New Roman"/>
            <w:sz w:val="24"/>
            <w:szCs w:val="24"/>
          </w:rPr>
          <w:fldChar w:fldCharType="separate"/>
        </w:r>
      </w:ins>
      <w:r w:rsidR="00D02CCD" w:rsidRPr="00CE1EF8">
        <w:rPr>
          <w:rStyle w:val="Hyperlink"/>
          <w:rFonts w:ascii="Times New Roman" w:hAnsi="Times New Roman" w:cs="Times New Roman"/>
          <w:sz w:val="24"/>
          <w:szCs w:val="24"/>
        </w:rPr>
        <w:t>https://doi.org/10.1007/s00442-012-2515-5</w:t>
      </w:r>
      <w:ins w:id="345" w:author="Helmreich, Salena" w:date="2026-04-16T15:49:00Z" w16du:dateUtc="2026-04-16T13:49:00Z">
        <w:r w:rsidR="00D02CCD">
          <w:rPr>
            <w:rFonts w:ascii="Times New Roman" w:hAnsi="Times New Roman" w:cs="Times New Roman"/>
            <w:sz w:val="24"/>
            <w:szCs w:val="24"/>
          </w:rPr>
          <w:fldChar w:fldCharType="end"/>
        </w:r>
      </w:ins>
      <w:r w:rsidRPr="007C11AA">
        <w:rPr>
          <w:rFonts w:ascii="Times New Roman" w:hAnsi="Times New Roman" w:cs="Times New Roman"/>
          <w:sz w:val="24"/>
          <w:szCs w:val="24"/>
        </w:rPr>
        <w:t>.</w:t>
      </w:r>
    </w:p>
    <w:p w14:paraId="5896814E" w14:textId="6480BB10" w:rsidR="00D02CCD" w:rsidRPr="00186C46" w:rsidRDefault="00D02CCD" w:rsidP="00D02CCD">
      <w:pPr>
        <w:spacing w:after="0" w:line="480" w:lineRule="auto"/>
        <w:ind w:left="360" w:hanging="360"/>
        <w:rPr>
          <w:rFonts w:ascii="Times New Roman" w:hAnsi="Times New Roman" w:cs="Times New Roman"/>
          <w:sz w:val="24"/>
          <w:szCs w:val="24"/>
        </w:rPr>
      </w:pPr>
      <w:ins w:id="346" w:author="Helmreich, Salena" w:date="2026-04-16T15:49:00Z">
        <w:r w:rsidRPr="00D02CCD">
          <w:rPr>
            <w:rFonts w:ascii="Times New Roman" w:hAnsi="Times New Roman" w:cs="Times New Roman"/>
            <w:sz w:val="24"/>
            <w:szCs w:val="24"/>
          </w:rPr>
          <w:t>Lau</w:t>
        </w:r>
      </w:ins>
      <w:ins w:id="347" w:author="Helmreich, Salena" w:date="2026-04-16T15:50:00Z" w16du:dateUtc="2026-04-16T13:50:00Z">
        <w:r w:rsidR="009836FB">
          <w:rPr>
            <w:rFonts w:ascii="Times New Roman" w:hAnsi="Times New Roman" w:cs="Times New Roman"/>
            <w:sz w:val="24"/>
            <w:szCs w:val="24"/>
          </w:rPr>
          <w:t>,</w:t>
        </w:r>
      </w:ins>
      <w:ins w:id="348" w:author="Helmreich, Salena" w:date="2026-04-16T15:49:00Z">
        <w:r w:rsidRPr="00D02CCD">
          <w:rPr>
            <w:rFonts w:ascii="Times New Roman" w:hAnsi="Times New Roman" w:cs="Times New Roman"/>
            <w:sz w:val="24"/>
            <w:szCs w:val="24"/>
          </w:rPr>
          <w:t xml:space="preserve"> P</w:t>
        </w:r>
      </w:ins>
      <w:ins w:id="349" w:author="Helmreich, Salena" w:date="2026-04-16T15:50:00Z" w16du:dateUtc="2026-04-16T13:50:00Z">
        <w:r>
          <w:rPr>
            <w:rFonts w:ascii="Times New Roman" w:hAnsi="Times New Roman" w:cs="Times New Roman"/>
            <w:sz w:val="24"/>
            <w:szCs w:val="24"/>
          </w:rPr>
          <w:t>.</w:t>
        </w:r>
      </w:ins>
      <w:ins w:id="350" w:author="Helmreich, Salena" w:date="2026-04-16T15:49:00Z">
        <w:r w:rsidRPr="00D02CCD">
          <w:rPr>
            <w:rFonts w:ascii="Times New Roman" w:hAnsi="Times New Roman" w:cs="Times New Roman"/>
            <w:sz w:val="24"/>
            <w:szCs w:val="24"/>
          </w:rPr>
          <w:t>W</w:t>
        </w:r>
      </w:ins>
      <w:ins w:id="351" w:author="Helmreich, Salena" w:date="2026-04-16T15:50:00Z" w16du:dateUtc="2026-04-16T13:50:00Z">
        <w:r>
          <w:rPr>
            <w:rFonts w:ascii="Times New Roman" w:hAnsi="Times New Roman" w:cs="Times New Roman"/>
            <w:sz w:val="24"/>
            <w:szCs w:val="24"/>
          </w:rPr>
          <w:t>.</w:t>
        </w:r>
      </w:ins>
      <w:ins w:id="352" w:author="Helmreich, Salena" w:date="2026-04-16T15:49:00Z">
        <w:r w:rsidRPr="00D02CCD">
          <w:rPr>
            <w:rFonts w:ascii="Times New Roman" w:hAnsi="Times New Roman" w:cs="Times New Roman"/>
            <w:sz w:val="24"/>
            <w:szCs w:val="24"/>
          </w:rPr>
          <w:t>, Esquivel</w:t>
        </w:r>
      </w:ins>
      <w:ins w:id="353" w:author="Helmreich, Salena" w:date="2026-04-16T15:51:00Z" w16du:dateUtc="2026-04-16T13:51:00Z">
        <w:r w:rsidR="009836FB">
          <w:rPr>
            <w:rFonts w:ascii="Times New Roman" w:hAnsi="Times New Roman" w:cs="Times New Roman"/>
            <w:sz w:val="24"/>
            <w:szCs w:val="24"/>
          </w:rPr>
          <w:t>,</w:t>
        </w:r>
      </w:ins>
      <w:ins w:id="354" w:author="Helmreich, Salena" w:date="2026-04-16T15:49:00Z">
        <w:r w:rsidRPr="00D02CCD">
          <w:rPr>
            <w:rFonts w:ascii="Times New Roman" w:hAnsi="Times New Roman" w:cs="Times New Roman"/>
            <w:sz w:val="24"/>
            <w:szCs w:val="24"/>
          </w:rPr>
          <w:t xml:space="preserve"> I</w:t>
        </w:r>
      </w:ins>
      <w:ins w:id="355" w:author="Helmreich, Salena" w:date="2026-04-16T15:50:00Z" w16du:dateUtc="2026-04-16T13:50:00Z">
        <w:r>
          <w:rPr>
            <w:rFonts w:ascii="Times New Roman" w:hAnsi="Times New Roman" w:cs="Times New Roman"/>
            <w:sz w:val="24"/>
            <w:szCs w:val="24"/>
          </w:rPr>
          <w:t>.</w:t>
        </w:r>
      </w:ins>
      <w:ins w:id="356" w:author="Helmreich, Salena" w:date="2026-04-16T15:49:00Z">
        <w:r w:rsidRPr="00D02CCD">
          <w:rPr>
            <w:rFonts w:ascii="Times New Roman" w:hAnsi="Times New Roman" w:cs="Times New Roman"/>
            <w:sz w:val="24"/>
            <w:szCs w:val="24"/>
          </w:rPr>
          <w:t>L</w:t>
        </w:r>
      </w:ins>
      <w:ins w:id="357" w:author="Helmreich, Salena" w:date="2026-04-16T15:50:00Z" w16du:dateUtc="2026-04-16T13:50:00Z">
        <w:r>
          <w:rPr>
            <w:rFonts w:ascii="Times New Roman" w:hAnsi="Times New Roman" w:cs="Times New Roman"/>
            <w:sz w:val="24"/>
            <w:szCs w:val="24"/>
          </w:rPr>
          <w:t>.</w:t>
        </w:r>
      </w:ins>
      <w:ins w:id="358" w:author="Helmreich, Salena" w:date="2026-04-16T15:49:00Z">
        <w:r w:rsidRPr="00D02CCD">
          <w:rPr>
            <w:rFonts w:ascii="Times New Roman" w:hAnsi="Times New Roman" w:cs="Times New Roman"/>
            <w:sz w:val="24"/>
            <w:szCs w:val="24"/>
          </w:rPr>
          <w:t>, Parys</w:t>
        </w:r>
      </w:ins>
      <w:ins w:id="359" w:author="Helmreich, Salena" w:date="2026-04-16T15:51:00Z" w16du:dateUtc="2026-04-16T13:51:00Z">
        <w:r w:rsidR="009836FB">
          <w:rPr>
            <w:rFonts w:ascii="Times New Roman" w:hAnsi="Times New Roman" w:cs="Times New Roman"/>
            <w:sz w:val="24"/>
            <w:szCs w:val="24"/>
          </w:rPr>
          <w:t>,</w:t>
        </w:r>
      </w:ins>
      <w:ins w:id="360" w:author="Helmreich, Salena" w:date="2026-04-16T15:49:00Z">
        <w:r w:rsidRPr="00D02CCD">
          <w:rPr>
            <w:rFonts w:ascii="Times New Roman" w:hAnsi="Times New Roman" w:cs="Times New Roman"/>
            <w:sz w:val="24"/>
            <w:szCs w:val="24"/>
          </w:rPr>
          <w:t xml:space="preserve"> K</w:t>
        </w:r>
      </w:ins>
      <w:ins w:id="361" w:author="Helmreich, Salena" w:date="2026-04-16T15:50:00Z" w16du:dateUtc="2026-04-16T13:50:00Z">
        <w:r>
          <w:rPr>
            <w:rFonts w:ascii="Times New Roman" w:hAnsi="Times New Roman" w:cs="Times New Roman"/>
            <w:sz w:val="24"/>
            <w:szCs w:val="24"/>
          </w:rPr>
          <w:t>.</w:t>
        </w:r>
      </w:ins>
      <w:ins w:id="362" w:author="Helmreich, Salena" w:date="2026-04-16T15:49:00Z">
        <w:r w:rsidRPr="00D02CCD">
          <w:rPr>
            <w:rFonts w:ascii="Times New Roman" w:hAnsi="Times New Roman" w:cs="Times New Roman"/>
            <w:sz w:val="24"/>
            <w:szCs w:val="24"/>
          </w:rPr>
          <w:t>A</w:t>
        </w:r>
      </w:ins>
      <w:ins w:id="363" w:author="Helmreich, Salena" w:date="2026-04-16T15:50:00Z" w16du:dateUtc="2026-04-16T13:50:00Z">
        <w:r>
          <w:rPr>
            <w:rFonts w:ascii="Times New Roman" w:hAnsi="Times New Roman" w:cs="Times New Roman"/>
            <w:sz w:val="24"/>
            <w:szCs w:val="24"/>
          </w:rPr>
          <w:t>.</w:t>
        </w:r>
      </w:ins>
      <w:ins w:id="364" w:author="Helmreich, Salena" w:date="2026-04-16T15:49:00Z">
        <w:r w:rsidRPr="00D02CCD">
          <w:rPr>
            <w:rFonts w:ascii="Times New Roman" w:hAnsi="Times New Roman" w:cs="Times New Roman"/>
            <w:sz w:val="24"/>
            <w:szCs w:val="24"/>
          </w:rPr>
          <w:t xml:space="preserve">, </w:t>
        </w:r>
      </w:ins>
      <w:ins w:id="365" w:author="Helmreich, Salena" w:date="2026-04-16T15:51:00Z" w16du:dateUtc="2026-04-16T13:51:00Z">
        <w:r w:rsidR="00BD031F">
          <w:rPr>
            <w:rFonts w:ascii="Times New Roman" w:hAnsi="Times New Roman" w:cs="Times New Roman"/>
            <w:sz w:val="24"/>
            <w:szCs w:val="24"/>
          </w:rPr>
          <w:t>James, K.</w:t>
        </w:r>
        <w:r w:rsidR="00061629">
          <w:rPr>
            <w:rFonts w:ascii="Times New Roman" w:hAnsi="Times New Roman" w:cs="Times New Roman"/>
            <w:sz w:val="24"/>
            <w:szCs w:val="24"/>
          </w:rPr>
          <w:t xml:space="preserve">, </w:t>
        </w:r>
      </w:ins>
      <w:ins w:id="366" w:author="Helmreich, Salena" w:date="2026-04-16T15:52:00Z" w16du:dateUtc="2026-04-16T13:52:00Z">
        <w:r w:rsidR="00B93E37">
          <w:rPr>
            <w:rFonts w:ascii="Times New Roman" w:hAnsi="Times New Roman" w:cs="Times New Roman"/>
            <w:sz w:val="24"/>
            <w:szCs w:val="24"/>
          </w:rPr>
          <w:t xml:space="preserve">&amp; </w:t>
        </w:r>
        <w:r w:rsidR="00061629">
          <w:rPr>
            <w:rFonts w:ascii="Times New Roman" w:hAnsi="Times New Roman" w:cs="Times New Roman"/>
            <w:sz w:val="24"/>
            <w:szCs w:val="24"/>
          </w:rPr>
          <w:t>Chakrabarti, P.</w:t>
        </w:r>
      </w:ins>
      <w:ins w:id="367" w:author="Helmreich, Salena" w:date="2026-04-16T15:49:00Z">
        <w:r w:rsidRPr="00D02CCD">
          <w:rPr>
            <w:rFonts w:ascii="Times New Roman" w:hAnsi="Times New Roman" w:cs="Times New Roman"/>
            <w:sz w:val="24"/>
            <w:szCs w:val="24"/>
          </w:rPr>
          <w:t xml:space="preserve"> </w:t>
        </w:r>
      </w:ins>
      <w:ins w:id="368" w:author="Helmreich, Salena" w:date="2026-04-16T15:50:00Z" w16du:dateUtc="2026-04-16T13:50:00Z">
        <w:r>
          <w:rPr>
            <w:rFonts w:ascii="Times New Roman" w:hAnsi="Times New Roman" w:cs="Times New Roman"/>
            <w:sz w:val="24"/>
            <w:szCs w:val="24"/>
          </w:rPr>
          <w:t>(</w:t>
        </w:r>
      </w:ins>
      <w:ins w:id="369" w:author="Helmreich, Salena" w:date="2026-04-16T15:49:00Z">
        <w:r w:rsidRPr="00D02CCD">
          <w:rPr>
            <w:rFonts w:ascii="Times New Roman" w:hAnsi="Times New Roman" w:cs="Times New Roman"/>
            <w:sz w:val="24"/>
            <w:szCs w:val="24"/>
          </w:rPr>
          <w:t>2023</w:t>
        </w:r>
      </w:ins>
      <w:ins w:id="370" w:author="Helmreich, Salena" w:date="2026-04-16T15:50:00Z" w16du:dateUtc="2026-04-16T13:50:00Z">
        <w:r>
          <w:rPr>
            <w:rFonts w:ascii="Times New Roman" w:hAnsi="Times New Roman" w:cs="Times New Roman"/>
            <w:sz w:val="24"/>
            <w:szCs w:val="24"/>
          </w:rPr>
          <w:t>)</w:t>
        </w:r>
      </w:ins>
      <w:ins w:id="371" w:author="Helmreich, Salena" w:date="2026-04-16T15:49:00Z">
        <w:r w:rsidRPr="00D02CCD">
          <w:rPr>
            <w:rFonts w:ascii="Times New Roman" w:hAnsi="Times New Roman" w:cs="Times New Roman"/>
            <w:sz w:val="24"/>
            <w:szCs w:val="24"/>
          </w:rPr>
          <w:t xml:space="preserve">. The nutritional landscape in agroecosystems: a review on how resources and management practices can shape pollinator health in agricultural environments. </w:t>
        </w:r>
        <w:r w:rsidRPr="009836FB">
          <w:rPr>
            <w:rFonts w:ascii="Times New Roman" w:hAnsi="Times New Roman" w:cs="Times New Roman"/>
            <w:i/>
            <w:iCs/>
            <w:sz w:val="24"/>
            <w:szCs w:val="24"/>
            <w:rPrChange w:id="372" w:author="Helmreich, Salena" w:date="2026-04-16T15:50:00Z" w16du:dateUtc="2026-04-16T13:50:00Z">
              <w:rPr>
                <w:rFonts w:ascii="Times New Roman" w:hAnsi="Times New Roman" w:cs="Times New Roman"/>
                <w:sz w:val="24"/>
                <w:szCs w:val="24"/>
              </w:rPr>
            </w:rPrChange>
          </w:rPr>
          <w:t>Ann</w:t>
        </w:r>
      </w:ins>
      <w:ins w:id="373" w:author="Helmreich, Salena" w:date="2026-04-16T15:50:00Z" w16du:dateUtc="2026-04-16T13:50:00Z">
        <w:r w:rsidRPr="009836FB">
          <w:rPr>
            <w:rFonts w:ascii="Times New Roman" w:hAnsi="Times New Roman" w:cs="Times New Roman"/>
            <w:i/>
            <w:iCs/>
            <w:sz w:val="24"/>
            <w:szCs w:val="24"/>
            <w:rPrChange w:id="374" w:author="Helmreich, Salena" w:date="2026-04-16T15:50:00Z" w16du:dateUtc="2026-04-16T13:50:00Z">
              <w:rPr>
                <w:rFonts w:ascii="Times New Roman" w:hAnsi="Times New Roman" w:cs="Times New Roman"/>
                <w:sz w:val="24"/>
                <w:szCs w:val="24"/>
              </w:rPr>
            </w:rPrChange>
          </w:rPr>
          <w:t>als</w:t>
        </w:r>
      </w:ins>
      <w:ins w:id="375" w:author="Helmreich, Salena" w:date="2026-04-16T15:49:00Z">
        <w:r w:rsidRPr="009836FB">
          <w:rPr>
            <w:rFonts w:ascii="Times New Roman" w:hAnsi="Times New Roman" w:cs="Times New Roman"/>
            <w:i/>
            <w:iCs/>
            <w:sz w:val="24"/>
            <w:szCs w:val="24"/>
            <w:rPrChange w:id="376" w:author="Helmreich, Salena" w:date="2026-04-16T15:50:00Z" w16du:dateUtc="2026-04-16T13:50:00Z">
              <w:rPr>
                <w:rFonts w:ascii="Times New Roman" w:hAnsi="Times New Roman" w:cs="Times New Roman"/>
                <w:sz w:val="24"/>
                <w:szCs w:val="24"/>
              </w:rPr>
            </w:rPrChange>
          </w:rPr>
          <w:t xml:space="preserve"> </w:t>
        </w:r>
      </w:ins>
      <w:ins w:id="377" w:author="Helmreich, Salena" w:date="2026-04-16T15:50:00Z" w16du:dateUtc="2026-04-16T13:50:00Z">
        <w:r w:rsidRPr="009836FB">
          <w:rPr>
            <w:rFonts w:ascii="Times New Roman" w:hAnsi="Times New Roman" w:cs="Times New Roman"/>
            <w:i/>
            <w:iCs/>
            <w:sz w:val="24"/>
            <w:szCs w:val="24"/>
            <w:rPrChange w:id="378" w:author="Helmreich, Salena" w:date="2026-04-16T15:50:00Z" w16du:dateUtc="2026-04-16T13:50:00Z">
              <w:rPr>
                <w:rFonts w:ascii="Times New Roman" w:hAnsi="Times New Roman" w:cs="Times New Roman"/>
                <w:sz w:val="24"/>
                <w:szCs w:val="24"/>
              </w:rPr>
            </w:rPrChange>
          </w:rPr>
          <w:t xml:space="preserve">of the </w:t>
        </w:r>
      </w:ins>
      <w:proofErr w:type="spellStart"/>
      <w:ins w:id="379" w:author="Helmreich, Salena" w:date="2026-04-16T15:49:00Z">
        <w:r w:rsidRPr="009836FB">
          <w:rPr>
            <w:rFonts w:ascii="Times New Roman" w:hAnsi="Times New Roman" w:cs="Times New Roman"/>
            <w:i/>
            <w:iCs/>
            <w:sz w:val="24"/>
            <w:szCs w:val="24"/>
            <w:rPrChange w:id="380" w:author="Helmreich, Salena" w:date="2026-04-16T15:50:00Z" w16du:dateUtc="2026-04-16T13:50:00Z">
              <w:rPr>
                <w:rFonts w:ascii="Times New Roman" w:hAnsi="Times New Roman" w:cs="Times New Roman"/>
                <w:sz w:val="24"/>
                <w:szCs w:val="24"/>
              </w:rPr>
            </w:rPrChange>
          </w:rPr>
          <w:t>Entomol</w:t>
        </w:r>
      </w:ins>
      <w:ins w:id="381" w:author="Helmreich, Salena" w:date="2026-04-16T15:50:00Z" w16du:dateUtc="2026-04-16T13:50:00Z">
        <w:r w:rsidR="009836FB" w:rsidRPr="009836FB">
          <w:rPr>
            <w:rFonts w:ascii="Times New Roman" w:hAnsi="Times New Roman" w:cs="Times New Roman"/>
            <w:i/>
            <w:iCs/>
            <w:sz w:val="24"/>
            <w:szCs w:val="24"/>
            <w:rPrChange w:id="382" w:author="Helmreich, Salena" w:date="2026-04-16T15:50:00Z" w16du:dateUtc="2026-04-16T13:50:00Z">
              <w:rPr>
                <w:rFonts w:ascii="Times New Roman" w:hAnsi="Times New Roman" w:cs="Times New Roman"/>
                <w:sz w:val="24"/>
                <w:szCs w:val="24"/>
              </w:rPr>
            </w:rPrChange>
          </w:rPr>
          <w:t>gical</w:t>
        </w:r>
      </w:ins>
      <w:proofErr w:type="spellEnd"/>
      <w:ins w:id="383" w:author="Helmreich, Salena" w:date="2026-04-16T15:49:00Z">
        <w:r w:rsidRPr="009836FB">
          <w:rPr>
            <w:rFonts w:ascii="Times New Roman" w:hAnsi="Times New Roman" w:cs="Times New Roman"/>
            <w:i/>
            <w:iCs/>
            <w:sz w:val="24"/>
            <w:szCs w:val="24"/>
            <w:rPrChange w:id="384" w:author="Helmreich, Salena" w:date="2026-04-16T15:50:00Z" w16du:dateUtc="2026-04-16T13:50:00Z">
              <w:rPr>
                <w:rFonts w:ascii="Times New Roman" w:hAnsi="Times New Roman" w:cs="Times New Roman"/>
                <w:sz w:val="24"/>
                <w:szCs w:val="24"/>
              </w:rPr>
            </w:rPrChange>
          </w:rPr>
          <w:t xml:space="preserve"> Soc</w:t>
        </w:r>
      </w:ins>
      <w:ins w:id="385" w:author="Helmreich, Salena" w:date="2026-04-16T15:50:00Z" w16du:dateUtc="2026-04-16T13:50:00Z">
        <w:r w:rsidR="009836FB" w:rsidRPr="009836FB">
          <w:rPr>
            <w:rFonts w:ascii="Times New Roman" w:hAnsi="Times New Roman" w:cs="Times New Roman"/>
            <w:i/>
            <w:iCs/>
            <w:sz w:val="24"/>
            <w:szCs w:val="24"/>
            <w:rPrChange w:id="386" w:author="Helmreich, Salena" w:date="2026-04-16T15:50:00Z" w16du:dateUtc="2026-04-16T13:50:00Z">
              <w:rPr>
                <w:rFonts w:ascii="Times New Roman" w:hAnsi="Times New Roman" w:cs="Times New Roman"/>
                <w:sz w:val="24"/>
                <w:szCs w:val="24"/>
              </w:rPr>
            </w:rPrChange>
          </w:rPr>
          <w:t>iety of</w:t>
        </w:r>
      </w:ins>
      <w:ins w:id="387" w:author="Helmreich, Salena" w:date="2026-04-16T15:49:00Z">
        <w:r w:rsidRPr="009836FB">
          <w:rPr>
            <w:rFonts w:ascii="Times New Roman" w:hAnsi="Times New Roman" w:cs="Times New Roman"/>
            <w:i/>
            <w:iCs/>
            <w:sz w:val="24"/>
            <w:szCs w:val="24"/>
            <w:rPrChange w:id="388" w:author="Helmreich, Salena" w:date="2026-04-16T15:50:00Z" w16du:dateUtc="2026-04-16T13:50:00Z">
              <w:rPr>
                <w:rFonts w:ascii="Times New Roman" w:hAnsi="Times New Roman" w:cs="Times New Roman"/>
                <w:sz w:val="24"/>
                <w:szCs w:val="24"/>
              </w:rPr>
            </w:rPrChange>
          </w:rPr>
          <w:t xml:space="preserve"> Am</w:t>
        </w:r>
      </w:ins>
      <w:ins w:id="389" w:author="Helmreich, Salena" w:date="2026-04-16T15:50:00Z" w16du:dateUtc="2026-04-16T13:50:00Z">
        <w:r w:rsidR="009836FB" w:rsidRPr="009836FB">
          <w:rPr>
            <w:rFonts w:ascii="Times New Roman" w:hAnsi="Times New Roman" w:cs="Times New Roman"/>
            <w:i/>
            <w:iCs/>
            <w:sz w:val="24"/>
            <w:szCs w:val="24"/>
            <w:rPrChange w:id="390" w:author="Helmreich, Salena" w:date="2026-04-16T15:50:00Z" w16du:dateUtc="2026-04-16T13:50:00Z">
              <w:rPr>
                <w:rFonts w:ascii="Times New Roman" w:hAnsi="Times New Roman" w:cs="Times New Roman"/>
                <w:sz w:val="24"/>
                <w:szCs w:val="24"/>
              </w:rPr>
            </w:rPrChange>
          </w:rPr>
          <w:t>erica</w:t>
        </w:r>
      </w:ins>
      <w:ins w:id="391" w:author="Helmreich, Salena" w:date="2026-04-16T15:49:00Z">
        <w:r w:rsidRPr="00D02CCD">
          <w:rPr>
            <w:rFonts w:ascii="Times New Roman" w:hAnsi="Times New Roman" w:cs="Times New Roman"/>
            <w:sz w:val="24"/>
            <w:szCs w:val="24"/>
          </w:rPr>
          <w:t xml:space="preserve">. 116(5):261–275. </w:t>
        </w:r>
      </w:ins>
      <w:ins w:id="392" w:author="Helmreich, Salena" w:date="2026-04-16T15:50:00Z" w16du:dateUtc="2026-04-16T13:50:00Z">
        <w:r>
          <w:rPr>
            <w:rFonts w:ascii="Times New Roman" w:hAnsi="Times New Roman" w:cs="Times New Roman"/>
            <w:sz w:val="24"/>
            <w:szCs w:val="24"/>
          </w:rPr>
          <w:fldChar w:fldCharType="begin"/>
        </w:r>
        <w:r>
          <w:rPr>
            <w:rFonts w:ascii="Times New Roman" w:hAnsi="Times New Roman" w:cs="Times New Roman"/>
            <w:sz w:val="24"/>
            <w:szCs w:val="24"/>
          </w:rPr>
          <w:instrText>HYPERLINK "</w:instrText>
        </w:r>
      </w:ins>
      <w:ins w:id="393" w:author="Helmreich, Salena" w:date="2026-04-16T15:49:00Z">
        <w:r w:rsidRPr="00D02CCD">
          <w:rPr>
            <w:rFonts w:ascii="Times New Roman" w:hAnsi="Times New Roman" w:cs="Times New Roman"/>
            <w:sz w:val="24"/>
            <w:szCs w:val="24"/>
          </w:rPr>
          <w:instrText>https://doi.org/10.1093/aesa/saa</w:instrText>
        </w:r>
      </w:ins>
      <w:ins w:id="394" w:author="Helmreich, Salena" w:date="2026-04-16T15:50:00Z" w16du:dateUtc="2026-04-16T13:50:00Z">
        <w:r>
          <w:rPr>
            <w:rFonts w:ascii="Times New Roman" w:hAnsi="Times New Roman" w:cs="Times New Roman"/>
            <w:sz w:val="24"/>
            <w:szCs w:val="24"/>
          </w:rPr>
          <w:instrText>"</w:instrText>
        </w:r>
        <w:r>
          <w:rPr>
            <w:rFonts w:ascii="Times New Roman" w:hAnsi="Times New Roman" w:cs="Times New Roman"/>
            <w:sz w:val="24"/>
            <w:szCs w:val="24"/>
          </w:rPr>
        </w:r>
        <w:r>
          <w:rPr>
            <w:rFonts w:ascii="Times New Roman" w:hAnsi="Times New Roman" w:cs="Times New Roman"/>
            <w:sz w:val="24"/>
            <w:szCs w:val="24"/>
          </w:rPr>
          <w:fldChar w:fldCharType="separate"/>
        </w:r>
      </w:ins>
      <w:ins w:id="395" w:author="Helmreich, Salena" w:date="2026-04-16T15:49:00Z">
        <w:r w:rsidRPr="00CE1EF8">
          <w:rPr>
            <w:rStyle w:val="Hyperlink"/>
            <w:rFonts w:ascii="Times New Roman" w:hAnsi="Times New Roman" w:cs="Times New Roman"/>
            <w:sz w:val="24"/>
            <w:szCs w:val="24"/>
          </w:rPr>
          <w:t>https://doi.org/10.1093/aesa/saa</w:t>
        </w:r>
      </w:ins>
      <w:ins w:id="396" w:author="Helmreich, Salena" w:date="2026-04-16T15:50:00Z" w16du:dateUtc="2026-04-16T13:50:00Z">
        <w:r>
          <w:rPr>
            <w:rFonts w:ascii="Times New Roman" w:hAnsi="Times New Roman" w:cs="Times New Roman"/>
            <w:sz w:val="24"/>
            <w:szCs w:val="24"/>
          </w:rPr>
          <w:fldChar w:fldCharType="end"/>
        </w:r>
      </w:ins>
      <w:ins w:id="397" w:author="Helmreich, Salena" w:date="2026-04-16T15:49:00Z">
        <w:r w:rsidRPr="00D02CCD">
          <w:rPr>
            <w:rFonts w:ascii="Times New Roman" w:hAnsi="Times New Roman" w:cs="Times New Roman"/>
            <w:sz w:val="24"/>
            <w:szCs w:val="24"/>
          </w:rPr>
          <w:t>d023</w:t>
        </w:r>
      </w:ins>
    </w:p>
    <w:p w14:paraId="5B933A0A" w14:textId="77777777" w:rsidR="007C11AA" w:rsidRPr="007C11AA"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Lawson, S. P., Helmreich, S. L., &amp; Rehan, S. M. (2017). Effects of nutritional deprivation on development and behavior in the </w:t>
      </w:r>
      <w:proofErr w:type="spellStart"/>
      <w:r w:rsidRPr="00186C46">
        <w:rPr>
          <w:rFonts w:ascii="Times New Roman" w:hAnsi="Times New Roman" w:cs="Times New Roman"/>
          <w:sz w:val="24"/>
          <w:szCs w:val="24"/>
        </w:rPr>
        <w:t>subsocial</w:t>
      </w:r>
      <w:proofErr w:type="spellEnd"/>
      <w:r w:rsidRPr="00186C46">
        <w:rPr>
          <w:rFonts w:ascii="Times New Roman" w:hAnsi="Times New Roman" w:cs="Times New Roman"/>
          <w:sz w:val="24"/>
          <w:szCs w:val="24"/>
        </w:rPr>
        <w:t xml:space="preserve"> bee </w:t>
      </w:r>
      <w:proofErr w:type="spellStart"/>
      <w:r w:rsidRPr="00186C46">
        <w:rPr>
          <w:rFonts w:ascii="Times New Roman" w:hAnsi="Times New Roman" w:cs="Times New Roman"/>
          <w:i/>
          <w:iCs/>
          <w:sz w:val="24"/>
          <w:szCs w:val="24"/>
        </w:rPr>
        <w:t>Ceratina</w:t>
      </w:r>
      <w:proofErr w:type="spellEnd"/>
      <w:r w:rsidRPr="00186C46">
        <w:rPr>
          <w:rFonts w:ascii="Times New Roman" w:hAnsi="Times New Roman" w:cs="Times New Roman"/>
          <w:i/>
          <w:iCs/>
          <w:sz w:val="24"/>
          <w:szCs w:val="24"/>
        </w:rPr>
        <w:t xml:space="preserve"> </w:t>
      </w:r>
      <w:proofErr w:type="spellStart"/>
      <w:r w:rsidRPr="00186C46">
        <w:rPr>
          <w:rFonts w:ascii="Times New Roman" w:hAnsi="Times New Roman" w:cs="Times New Roman"/>
          <w:i/>
          <w:iCs/>
          <w:sz w:val="24"/>
          <w:szCs w:val="24"/>
        </w:rPr>
        <w:t>calcarata</w:t>
      </w:r>
      <w:proofErr w:type="spellEnd"/>
      <w:r w:rsidRPr="00186C46">
        <w:rPr>
          <w:rFonts w:ascii="Times New Roman" w:hAnsi="Times New Roman" w:cs="Times New Roman"/>
          <w:sz w:val="24"/>
          <w:szCs w:val="24"/>
        </w:rPr>
        <w:t xml:space="preserve"> (Hymenoptera: </w:t>
      </w:r>
      <w:proofErr w:type="spellStart"/>
      <w:r w:rsidRPr="00186C46">
        <w:rPr>
          <w:rFonts w:ascii="Times New Roman" w:hAnsi="Times New Roman" w:cs="Times New Roman"/>
          <w:sz w:val="24"/>
          <w:szCs w:val="24"/>
        </w:rPr>
        <w:t>Xylocopinae</w:t>
      </w:r>
      <w:proofErr w:type="spellEnd"/>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Journal of Experimental Biology</w:t>
      </w:r>
      <w:r w:rsidRPr="00186C46">
        <w:rPr>
          <w:rFonts w:ascii="Times New Roman" w:hAnsi="Times New Roman" w:cs="Times New Roman"/>
          <w:sz w:val="24"/>
          <w:szCs w:val="24"/>
        </w:rPr>
        <w:t xml:space="preserve">, </w:t>
      </w:r>
      <w:r w:rsidRPr="007C11AA">
        <w:rPr>
          <w:rFonts w:ascii="Times New Roman" w:hAnsi="Times New Roman" w:cs="Times New Roman"/>
          <w:i/>
          <w:iCs/>
          <w:sz w:val="24"/>
          <w:szCs w:val="24"/>
        </w:rPr>
        <w:t>220</w:t>
      </w:r>
      <w:r w:rsidRPr="007C11AA">
        <w:rPr>
          <w:rFonts w:ascii="Times New Roman" w:hAnsi="Times New Roman" w:cs="Times New Roman"/>
          <w:sz w:val="24"/>
          <w:szCs w:val="24"/>
        </w:rPr>
        <w:t xml:space="preserve">, 4456-4462. </w:t>
      </w:r>
      <w:r w:rsidRPr="00186C46">
        <w:rPr>
          <w:rFonts w:ascii="Times New Roman" w:hAnsi="Times New Roman" w:cs="Times New Roman"/>
          <w:sz w:val="24"/>
          <w:szCs w:val="24"/>
        </w:rPr>
        <w:t>https://doi.org/10.1242/jeb.160531</w:t>
      </w:r>
      <w:r w:rsidRPr="007C11AA">
        <w:rPr>
          <w:rFonts w:ascii="Times New Roman" w:hAnsi="Times New Roman" w:cs="Times New Roman"/>
          <w:sz w:val="24"/>
          <w:szCs w:val="24"/>
        </w:rPr>
        <w:t>.</w:t>
      </w:r>
    </w:p>
    <w:p w14:paraId="3A266F72" w14:textId="77777777" w:rsidR="007C11AA" w:rsidRPr="007C11AA" w:rsidRDefault="007C11AA" w:rsidP="007C11AA">
      <w:pPr>
        <w:spacing w:after="0" w:line="480" w:lineRule="auto"/>
        <w:ind w:left="360" w:hanging="360"/>
        <w:rPr>
          <w:rFonts w:ascii="Times New Roman" w:hAnsi="Times New Roman" w:cs="Times New Roman"/>
          <w:sz w:val="24"/>
          <w:szCs w:val="24"/>
        </w:rPr>
      </w:pPr>
      <w:r w:rsidRPr="007C11AA">
        <w:rPr>
          <w:rFonts w:ascii="Times New Roman" w:hAnsi="Times New Roman" w:cs="Times New Roman"/>
          <w:sz w:val="24"/>
          <w:szCs w:val="24"/>
        </w:rPr>
        <w:t xml:space="preserve">Lichtenberg, E. M., Kennedy, C. M., Kremen, C., </w:t>
      </w:r>
      <w:proofErr w:type="spellStart"/>
      <w:r w:rsidRPr="007C11AA">
        <w:rPr>
          <w:rFonts w:ascii="Times New Roman" w:hAnsi="Times New Roman" w:cs="Times New Roman"/>
          <w:sz w:val="24"/>
          <w:szCs w:val="24"/>
        </w:rPr>
        <w:t>Batary</w:t>
      </w:r>
      <w:proofErr w:type="spellEnd"/>
      <w:r w:rsidRPr="007C11AA">
        <w:rPr>
          <w:rFonts w:ascii="Times New Roman" w:hAnsi="Times New Roman" w:cs="Times New Roman"/>
          <w:sz w:val="24"/>
          <w:szCs w:val="24"/>
        </w:rPr>
        <w:t xml:space="preserve">, P., Berendse, F., </w:t>
      </w:r>
      <w:proofErr w:type="spellStart"/>
      <w:r w:rsidRPr="007C11AA">
        <w:rPr>
          <w:rFonts w:ascii="Times New Roman" w:hAnsi="Times New Roman" w:cs="Times New Roman"/>
          <w:sz w:val="24"/>
          <w:szCs w:val="24"/>
        </w:rPr>
        <w:t>Bommarco</w:t>
      </w:r>
      <w:proofErr w:type="spellEnd"/>
      <w:r w:rsidRPr="007C11AA">
        <w:rPr>
          <w:rFonts w:ascii="Times New Roman" w:hAnsi="Times New Roman" w:cs="Times New Roman"/>
          <w:sz w:val="24"/>
          <w:szCs w:val="24"/>
        </w:rPr>
        <w:t xml:space="preserve">, R., Bosque-Pérez, N. A., Carvalheiro, L. G., Snyder, W. E., Williams, N. M., Winfree, R., Klatt, B., Astrom, S., Faye, B., Brittain, C., Chaplin-Kramer, R., Clough, Y., Connelly, H., Danforth, B., … Crowder, D.W. (2017). A global synthesis of the effects of diversified farming systems on arthropod diversity within fields and across agricultural landscapes. </w:t>
      </w:r>
      <w:r w:rsidRPr="007C11AA">
        <w:rPr>
          <w:rFonts w:ascii="Times New Roman" w:hAnsi="Times New Roman" w:cs="Times New Roman"/>
          <w:i/>
          <w:iCs/>
          <w:sz w:val="24"/>
          <w:szCs w:val="24"/>
        </w:rPr>
        <w:t>Global Change Biology</w:t>
      </w:r>
      <w:r w:rsidRPr="007C11AA">
        <w:rPr>
          <w:rFonts w:ascii="Times New Roman" w:hAnsi="Times New Roman" w:cs="Times New Roman"/>
          <w:sz w:val="24"/>
          <w:szCs w:val="24"/>
        </w:rPr>
        <w:t xml:space="preserve">, </w:t>
      </w:r>
      <w:r w:rsidRPr="007C11AA">
        <w:rPr>
          <w:rFonts w:ascii="Times New Roman" w:hAnsi="Times New Roman" w:cs="Times New Roman"/>
          <w:i/>
          <w:iCs/>
          <w:sz w:val="24"/>
          <w:szCs w:val="24"/>
        </w:rPr>
        <w:t>23</w:t>
      </w:r>
      <w:r w:rsidRPr="007C11AA">
        <w:rPr>
          <w:rFonts w:ascii="Times New Roman" w:hAnsi="Times New Roman" w:cs="Times New Roman"/>
          <w:sz w:val="24"/>
          <w:szCs w:val="24"/>
        </w:rPr>
        <w:t xml:space="preserve">, 4946-4957. </w:t>
      </w:r>
      <w:hyperlink r:id="rId11" w:history="1">
        <w:r w:rsidRPr="007C11AA">
          <w:rPr>
            <w:rStyle w:val="Hyperlink"/>
            <w:rFonts w:ascii="Times New Roman" w:hAnsi="Times New Roman" w:cs="Times New Roman"/>
            <w:sz w:val="24"/>
            <w:szCs w:val="24"/>
          </w:rPr>
          <w:t>https://doi.org/10.1111/gcb.13714</w:t>
        </w:r>
      </w:hyperlink>
      <w:r w:rsidRPr="007C11AA">
        <w:rPr>
          <w:rFonts w:ascii="Times New Roman" w:hAnsi="Times New Roman" w:cs="Times New Roman"/>
          <w:sz w:val="24"/>
          <w:szCs w:val="24"/>
        </w:rPr>
        <w:t>.</w:t>
      </w:r>
    </w:p>
    <w:p w14:paraId="6F8E2BC6" w14:textId="77777777" w:rsidR="007C11AA" w:rsidRPr="007C11AA" w:rsidRDefault="007C11AA" w:rsidP="007C11AA">
      <w:pPr>
        <w:spacing w:after="0" w:line="480" w:lineRule="auto"/>
        <w:ind w:left="360" w:hanging="360"/>
        <w:rPr>
          <w:rFonts w:ascii="Times New Roman" w:hAnsi="Times New Roman" w:cs="Times New Roman"/>
          <w:sz w:val="24"/>
          <w:szCs w:val="24"/>
        </w:rPr>
      </w:pPr>
      <w:r w:rsidRPr="007C11AA">
        <w:rPr>
          <w:rFonts w:ascii="Times New Roman" w:hAnsi="Times New Roman" w:cs="Times New Roman"/>
          <w:sz w:val="24"/>
          <w:szCs w:val="24"/>
        </w:rPr>
        <w:t xml:space="preserve">Lichtenberg, E. M., Milosavljevic, I., Campbell, A. J., &amp; Crowder, D. W. (2023). Differential effects of soil conservation practices on arthropods and crop yields. </w:t>
      </w:r>
      <w:r w:rsidRPr="007C11AA">
        <w:rPr>
          <w:rFonts w:ascii="Times New Roman" w:hAnsi="Times New Roman" w:cs="Times New Roman"/>
          <w:i/>
          <w:iCs/>
          <w:sz w:val="24"/>
          <w:szCs w:val="24"/>
        </w:rPr>
        <w:t>Journal of Applied Entomology</w:t>
      </w:r>
      <w:r w:rsidRPr="007C11AA">
        <w:rPr>
          <w:rFonts w:ascii="Times New Roman" w:hAnsi="Times New Roman" w:cs="Times New Roman"/>
          <w:sz w:val="24"/>
          <w:szCs w:val="24"/>
        </w:rPr>
        <w:t xml:space="preserve">, </w:t>
      </w:r>
      <w:r w:rsidRPr="007C11AA">
        <w:rPr>
          <w:rFonts w:ascii="Times New Roman" w:hAnsi="Times New Roman" w:cs="Times New Roman"/>
          <w:i/>
          <w:iCs/>
          <w:sz w:val="24"/>
          <w:szCs w:val="24"/>
        </w:rPr>
        <w:t>147</w:t>
      </w:r>
      <w:r w:rsidRPr="007C11AA">
        <w:rPr>
          <w:rFonts w:ascii="Times New Roman" w:hAnsi="Times New Roman" w:cs="Times New Roman"/>
          <w:sz w:val="24"/>
          <w:szCs w:val="24"/>
        </w:rPr>
        <w:t>, 931-940. https://doi.org</w:t>
      </w:r>
      <w:r w:rsidRPr="007C11AA">
        <w:rPr>
          <w:sz w:val="24"/>
          <w:szCs w:val="24"/>
        </w:rPr>
        <w:t>/</w:t>
      </w:r>
      <w:r w:rsidRPr="007C11AA">
        <w:rPr>
          <w:rFonts w:ascii="Times New Roman" w:hAnsi="Times New Roman" w:cs="Times New Roman"/>
          <w:sz w:val="24"/>
          <w:szCs w:val="24"/>
        </w:rPr>
        <w:t>10.1111/jen.13188.</w:t>
      </w:r>
    </w:p>
    <w:p w14:paraId="3C323015" w14:textId="10E43841" w:rsidR="007C11AA" w:rsidRDefault="007C11AA" w:rsidP="007C11AA">
      <w:pPr>
        <w:spacing w:after="0" w:line="480" w:lineRule="auto"/>
        <w:ind w:left="360" w:hanging="360"/>
        <w:rPr>
          <w:ins w:id="398" w:author="Helmreich, Salena" w:date="2026-04-16T15:36:00Z" w16du:dateUtc="2026-04-16T13:36:00Z"/>
          <w:rFonts w:ascii="Times New Roman" w:hAnsi="Times New Roman" w:cs="Times New Roman"/>
          <w:sz w:val="24"/>
          <w:szCs w:val="24"/>
        </w:rPr>
      </w:pPr>
      <w:r w:rsidRPr="00186C46">
        <w:rPr>
          <w:rFonts w:ascii="Times New Roman" w:hAnsi="Times New Roman" w:cs="Times New Roman"/>
          <w:sz w:val="24"/>
          <w:szCs w:val="24"/>
        </w:rPr>
        <w:t xml:space="preserve">Looney, C., &amp; Eigenbrode, S. D. (2012). Characteristics and distribution of Palouse Prairie remnants: Implications for conservation planning. </w:t>
      </w:r>
      <w:r w:rsidRPr="00186C46">
        <w:rPr>
          <w:rFonts w:ascii="Times New Roman" w:hAnsi="Times New Roman" w:cs="Times New Roman"/>
          <w:i/>
          <w:iCs/>
          <w:sz w:val="24"/>
          <w:szCs w:val="24"/>
        </w:rPr>
        <w:t>Natural Areas Journal</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32</w:t>
      </w:r>
      <w:r w:rsidRPr="00186C46">
        <w:rPr>
          <w:rFonts w:ascii="Times New Roman" w:hAnsi="Times New Roman" w:cs="Times New Roman"/>
          <w:sz w:val="24"/>
          <w:szCs w:val="24"/>
        </w:rPr>
        <w:t xml:space="preserve">, 75–85. </w:t>
      </w:r>
      <w:ins w:id="399" w:author="Helmreich, Salena" w:date="2026-04-16T15:36:00Z" w16du:dateUtc="2026-04-16T13:36:00Z">
        <w:r w:rsidR="0092105C">
          <w:rPr>
            <w:rFonts w:ascii="Times New Roman" w:hAnsi="Times New Roman" w:cs="Times New Roman"/>
            <w:sz w:val="24"/>
            <w:szCs w:val="24"/>
          </w:rPr>
          <w:fldChar w:fldCharType="begin"/>
        </w:r>
        <w:r w:rsidR="0092105C">
          <w:rPr>
            <w:rFonts w:ascii="Times New Roman" w:hAnsi="Times New Roman" w:cs="Times New Roman"/>
            <w:sz w:val="24"/>
            <w:szCs w:val="24"/>
          </w:rPr>
          <w:instrText>HYPERLINK "</w:instrText>
        </w:r>
      </w:ins>
      <w:r w:rsidR="0092105C" w:rsidRPr="00186C46">
        <w:rPr>
          <w:rFonts w:ascii="Times New Roman" w:hAnsi="Times New Roman" w:cs="Times New Roman"/>
          <w:sz w:val="24"/>
          <w:szCs w:val="24"/>
        </w:rPr>
        <w:instrText>https://doi.org/10.3375/043.032.0109</w:instrText>
      </w:r>
      <w:ins w:id="400" w:author="Helmreich, Salena" w:date="2026-04-16T15:36:00Z" w16du:dateUtc="2026-04-16T13:36:00Z">
        <w:r w:rsidR="0092105C">
          <w:rPr>
            <w:rFonts w:ascii="Times New Roman" w:hAnsi="Times New Roman" w:cs="Times New Roman"/>
            <w:sz w:val="24"/>
            <w:szCs w:val="24"/>
          </w:rPr>
          <w:instrText>"</w:instrText>
        </w:r>
        <w:r w:rsidR="0092105C">
          <w:rPr>
            <w:rFonts w:ascii="Times New Roman" w:hAnsi="Times New Roman" w:cs="Times New Roman"/>
            <w:sz w:val="24"/>
            <w:szCs w:val="24"/>
          </w:rPr>
        </w:r>
        <w:r w:rsidR="0092105C">
          <w:rPr>
            <w:rFonts w:ascii="Times New Roman" w:hAnsi="Times New Roman" w:cs="Times New Roman"/>
            <w:sz w:val="24"/>
            <w:szCs w:val="24"/>
          </w:rPr>
          <w:fldChar w:fldCharType="separate"/>
        </w:r>
      </w:ins>
      <w:r w:rsidR="0092105C" w:rsidRPr="00CE1EF8">
        <w:rPr>
          <w:rStyle w:val="Hyperlink"/>
          <w:rFonts w:ascii="Times New Roman" w:hAnsi="Times New Roman" w:cs="Times New Roman"/>
          <w:sz w:val="24"/>
          <w:szCs w:val="24"/>
        </w:rPr>
        <w:t>https://doi.org/10.3375/043.032.0109</w:t>
      </w:r>
      <w:ins w:id="401" w:author="Helmreich, Salena" w:date="2026-04-16T15:36:00Z" w16du:dateUtc="2026-04-16T13:36:00Z">
        <w:r w:rsidR="0092105C">
          <w:rPr>
            <w:rFonts w:ascii="Times New Roman" w:hAnsi="Times New Roman" w:cs="Times New Roman"/>
            <w:sz w:val="24"/>
            <w:szCs w:val="24"/>
          </w:rPr>
          <w:fldChar w:fldCharType="end"/>
        </w:r>
      </w:ins>
      <w:r w:rsidRPr="007C11AA">
        <w:rPr>
          <w:rFonts w:ascii="Times New Roman" w:hAnsi="Times New Roman" w:cs="Times New Roman"/>
          <w:sz w:val="24"/>
          <w:szCs w:val="24"/>
        </w:rPr>
        <w:t>.</w:t>
      </w:r>
    </w:p>
    <w:p w14:paraId="13D79F74" w14:textId="70A7E967" w:rsidR="0092105C" w:rsidRPr="00186C46" w:rsidRDefault="0092105C" w:rsidP="0092105C">
      <w:pPr>
        <w:spacing w:after="0" w:line="480" w:lineRule="auto"/>
        <w:ind w:left="360" w:hanging="360"/>
        <w:rPr>
          <w:rFonts w:ascii="Times New Roman" w:hAnsi="Times New Roman" w:cs="Times New Roman"/>
          <w:sz w:val="24"/>
          <w:szCs w:val="24"/>
        </w:rPr>
      </w:pPr>
      <w:ins w:id="402" w:author="Helmreich, Salena" w:date="2026-04-16T15:36:00Z">
        <w:r w:rsidRPr="0092105C">
          <w:rPr>
            <w:rFonts w:ascii="Times New Roman" w:hAnsi="Times New Roman" w:cs="Times New Roman"/>
            <w:sz w:val="24"/>
            <w:szCs w:val="24"/>
          </w:rPr>
          <w:lastRenderedPageBreak/>
          <w:t>Mallinger</w:t>
        </w:r>
      </w:ins>
      <w:ins w:id="403" w:author="Helmreich, Salena" w:date="2026-04-16T15:37:00Z" w16du:dateUtc="2026-04-16T13:37:00Z">
        <w:r w:rsidR="00D64002">
          <w:rPr>
            <w:rFonts w:ascii="Times New Roman" w:hAnsi="Times New Roman" w:cs="Times New Roman"/>
            <w:sz w:val="24"/>
            <w:szCs w:val="24"/>
          </w:rPr>
          <w:t>,</w:t>
        </w:r>
      </w:ins>
      <w:ins w:id="404" w:author="Helmreich, Salena" w:date="2026-04-16T15:36:00Z">
        <w:r w:rsidRPr="0092105C">
          <w:rPr>
            <w:rFonts w:ascii="Times New Roman" w:hAnsi="Times New Roman" w:cs="Times New Roman"/>
            <w:sz w:val="24"/>
            <w:szCs w:val="24"/>
          </w:rPr>
          <w:t xml:space="preserve"> R</w:t>
        </w:r>
      </w:ins>
      <w:ins w:id="405" w:author="Helmreich, Salena" w:date="2026-04-16T15:37:00Z" w16du:dateUtc="2026-04-16T13:37:00Z">
        <w:r w:rsidR="00D64002">
          <w:rPr>
            <w:rFonts w:ascii="Times New Roman" w:hAnsi="Times New Roman" w:cs="Times New Roman"/>
            <w:sz w:val="24"/>
            <w:szCs w:val="24"/>
          </w:rPr>
          <w:t>.</w:t>
        </w:r>
      </w:ins>
      <w:ins w:id="406" w:author="Helmreich, Salena" w:date="2026-04-16T15:36:00Z">
        <w:r w:rsidRPr="0092105C">
          <w:rPr>
            <w:rFonts w:ascii="Times New Roman" w:hAnsi="Times New Roman" w:cs="Times New Roman"/>
            <w:sz w:val="24"/>
            <w:szCs w:val="24"/>
          </w:rPr>
          <w:t>E</w:t>
        </w:r>
      </w:ins>
      <w:ins w:id="407" w:author="Helmreich, Salena" w:date="2026-04-16T15:37:00Z" w16du:dateUtc="2026-04-16T13:37:00Z">
        <w:r w:rsidR="00D64002">
          <w:rPr>
            <w:rFonts w:ascii="Times New Roman" w:hAnsi="Times New Roman" w:cs="Times New Roman"/>
            <w:sz w:val="24"/>
            <w:szCs w:val="24"/>
          </w:rPr>
          <w:t>.</w:t>
        </w:r>
      </w:ins>
      <w:ins w:id="408" w:author="Helmreich, Salena" w:date="2026-04-16T15:36:00Z">
        <w:r w:rsidRPr="0092105C">
          <w:rPr>
            <w:rFonts w:ascii="Times New Roman" w:hAnsi="Times New Roman" w:cs="Times New Roman"/>
            <w:sz w:val="24"/>
            <w:szCs w:val="24"/>
          </w:rPr>
          <w:t>, Gaines-Day</w:t>
        </w:r>
      </w:ins>
      <w:ins w:id="409" w:author="Helmreich, Salena" w:date="2026-04-16T15:37:00Z" w16du:dateUtc="2026-04-16T13:37:00Z">
        <w:r w:rsidR="00D64002">
          <w:rPr>
            <w:rFonts w:ascii="Times New Roman" w:hAnsi="Times New Roman" w:cs="Times New Roman"/>
            <w:sz w:val="24"/>
            <w:szCs w:val="24"/>
          </w:rPr>
          <w:t>,</w:t>
        </w:r>
      </w:ins>
      <w:ins w:id="410" w:author="Helmreich, Salena" w:date="2026-04-16T15:36:00Z">
        <w:r w:rsidRPr="0092105C">
          <w:rPr>
            <w:rFonts w:ascii="Times New Roman" w:hAnsi="Times New Roman" w:cs="Times New Roman"/>
            <w:sz w:val="24"/>
            <w:szCs w:val="24"/>
          </w:rPr>
          <w:t xml:space="preserve"> H</w:t>
        </w:r>
      </w:ins>
      <w:ins w:id="411" w:author="Helmreich, Salena" w:date="2026-04-16T15:37:00Z" w16du:dateUtc="2026-04-16T13:37:00Z">
        <w:r w:rsidR="00D64002">
          <w:rPr>
            <w:rFonts w:ascii="Times New Roman" w:hAnsi="Times New Roman" w:cs="Times New Roman"/>
            <w:sz w:val="24"/>
            <w:szCs w:val="24"/>
          </w:rPr>
          <w:t>.</w:t>
        </w:r>
      </w:ins>
      <w:ins w:id="412" w:author="Helmreich, Salena" w:date="2026-04-16T15:36:00Z">
        <w:r w:rsidRPr="0092105C">
          <w:rPr>
            <w:rFonts w:ascii="Times New Roman" w:hAnsi="Times New Roman" w:cs="Times New Roman"/>
            <w:sz w:val="24"/>
            <w:szCs w:val="24"/>
          </w:rPr>
          <w:t>R</w:t>
        </w:r>
      </w:ins>
      <w:ins w:id="413" w:author="Helmreich, Salena" w:date="2026-04-16T15:37:00Z" w16du:dateUtc="2026-04-16T13:37:00Z">
        <w:r w:rsidR="00D64002">
          <w:rPr>
            <w:rFonts w:ascii="Times New Roman" w:hAnsi="Times New Roman" w:cs="Times New Roman"/>
            <w:sz w:val="24"/>
            <w:szCs w:val="24"/>
          </w:rPr>
          <w:t>.</w:t>
        </w:r>
      </w:ins>
      <w:ins w:id="414" w:author="Helmreich, Salena" w:date="2026-04-16T15:36:00Z">
        <w:r w:rsidRPr="0092105C">
          <w:rPr>
            <w:rFonts w:ascii="Times New Roman" w:hAnsi="Times New Roman" w:cs="Times New Roman"/>
            <w:sz w:val="24"/>
            <w:szCs w:val="24"/>
          </w:rPr>
          <w:t xml:space="preserve">, </w:t>
        </w:r>
      </w:ins>
      <w:ins w:id="415" w:author="Helmreich, Salena" w:date="2026-04-16T15:57:00Z" w16du:dateUtc="2026-04-16T13:57:00Z">
        <w:r w:rsidR="003627CB">
          <w:rPr>
            <w:rFonts w:ascii="Times New Roman" w:hAnsi="Times New Roman" w:cs="Times New Roman"/>
            <w:sz w:val="24"/>
            <w:szCs w:val="24"/>
          </w:rPr>
          <w:t xml:space="preserve">&amp; </w:t>
        </w:r>
      </w:ins>
      <w:ins w:id="416" w:author="Helmreich, Salena" w:date="2026-04-16T15:36:00Z">
        <w:r w:rsidRPr="0092105C">
          <w:rPr>
            <w:rFonts w:ascii="Times New Roman" w:hAnsi="Times New Roman" w:cs="Times New Roman"/>
            <w:sz w:val="24"/>
            <w:szCs w:val="24"/>
          </w:rPr>
          <w:t>Gratton</w:t>
        </w:r>
      </w:ins>
      <w:ins w:id="417" w:author="Helmreich, Salena" w:date="2026-04-16T15:37:00Z" w16du:dateUtc="2026-04-16T13:37:00Z">
        <w:r w:rsidR="00D64002">
          <w:rPr>
            <w:rFonts w:ascii="Times New Roman" w:hAnsi="Times New Roman" w:cs="Times New Roman"/>
            <w:sz w:val="24"/>
            <w:szCs w:val="24"/>
          </w:rPr>
          <w:t>,</w:t>
        </w:r>
      </w:ins>
      <w:ins w:id="418" w:author="Helmreich, Salena" w:date="2026-04-16T15:36:00Z">
        <w:r w:rsidRPr="0092105C">
          <w:rPr>
            <w:rFonts w:ascii="Times New Roman" w:hAnsi="Times New Roman" w:cs="Times New Roman"/>
            <w:sz w:val="24"/>
            <w:szCs w:val="24"/>
          </w:rPr>
          <w:t xml:space="preserve"> C. </w:t>
        </w:r>
      </w:ins>
      <w:ins w:id="419" w:author="Helmreich, Salena" w:date="2026-04-16T15:37:00Z" w16du:dateUtc="2026-04-16T13:37:00Z">
        <w:r>
          <w:rPr>
            <w:rFonts w:ascii="Times New Roman" w:hAnsi="Times New Roman" w:cs="Times New Roman"/>
            <w:sz w:val="24"/>
            <w:szCs w:val="24"/>
          </w:rPr>
          <w:t>(</w:t>
        </w:r>
      </w:ins>
      <w:ins w:id="420" w:author="Helmreich, Salena" w:date="2026-04-16T15:36:00Z">
        <w:r w:rsidRPr="0092105C">
          <w:rPr>
            <w:rFonts w:ascii="Times New Roman" w:hAnsi="Times New Roman" w:cs="Times New Roman"/>
            <w:sz w:val="24"/>
            <w:szCs w:val="24"/>
          </w:rPr>
          <w:t>2017</w:t>
        </w:r>
      </w:ins>
      <w:ins w:id="421" w:author="Helmreich, Salena" w:date="2026-04-16T15:37:00Z" w16du:dateUtc="2026-04-16T13:37:00Z">
        <w:r>
          <w:rPr>
            <w:rFonts w:ascii="Times New Roman" w:hAnsi="Times New Roman" w:cs="Times New Roman"/>
            <w:sz w:val="24"/>
            <w:szCs w:val="24"/>
          </w:rPr>
          <w:t>)</w:t>
        </w:r>
      </w:ins>
      <w:ins w:id="422" w:author="Helmreich, Salena" w:date="2026-04-16T15:36:00Z">
        <w:r w:rsidRPr="0092105C">
          <w:rPr>
            <w:rFonts w:ascii="Times New Roman" w:hAnsi="Times New Roman" w:cs="Times New Roman"/>
            <w:sz w:val="24"/>
            <w:szCs w:val="24"/>
          </w:rPr>
          <w:t xml:space="preserve">. Do managed bees have negative effects on wild </w:t>
        </w:r>
        <w:proofErr w:type="gramStart"/>
        <w:r w:rsidRPr="0092105C">
          <w:rPr>
            <w:rFonts w:ascii="Times New Roman" w:hAnsi="Times New Roman" w:cs="Times New Roman"/>
            <w:sz w:val="24"/>
            <w:szCs w:val="24"/>
          </w:rPr>
          <w:t>bees?:</w:t>
        </w:r>
        <w:proofErr w:type="gramEnd"/>
        <w:r w:rsidRPr="0092105C">
          <w:rPr>
            <w:rFonts w:ascii="Times New Roman" w:hAnsi="Times New Roman" w:cs="Times New Roman"/>
            <w:sz w:val="24"/>
            <w:szCs w:val="24"/>
          </w:rPr>
          <w:t xml:space="preserve"> A systematic review of the literature. </w:t>
        </w:r>
        <w:r w:rsidRPr="0092105C">
          <w:rPr>
            <w:rFonts w:ascii="Times New Roman" w:hAnsi="Times New Roman" w:cs="Times New Roman"/>
            <w:i/>
            <w:iCs/>
            <w:sz w:val="24"/>
            <w:szCs w:val="24"/>
            <w:rPrChange w:id="423" w:author="Helmreich, Salena" w:date="2026-04-16T15:37:00Z" w16du:dateUtc="2026-04-16T13:37:00Z">
              <w:rPr>
                <w:rFonts w:ascii="Times New Roman" w:hAnsi="Times New Roman" w:cs="Times New Roman"/>
                <w:sz w:val="24"/>
                <w:szCs w:val="24"/>
              </w:rPr>
            </w:rPrChange>
          </w:rPr>
          <w:t>PLOS ONE</w:t>
        </w:r>
        <w:r w:rsidRPr="0092105C">
          <w:rPr>
            <w:rFonts w:ascii="Times New Roman" w:hAnsi="Times New Roman" w:cs="Times New Roman"/>
            <w:sz w:val="24"/>
            <w:szCs w:val="24"/>
          </w:rPr>
          <w:t>. 12(12</w:t>
        </w:r>
        <w:proofErr w:type="gramStart"/>
        <w:r w:rsidRPr="0092105C">
          <w:rPr>
            <w:rFonts w:ascii="Times New Roman" w:hAnsi="Times New Roman" w:cs="Times New Roman"/>
            <w:sz w:val="24"/>
            <w:szCs w:val="24"/>
          </w:rPr>
          <w:t>):e</w:t>
        </w:r>
        <w:proofErr w:type="gramEnd"/>
        <w:r w:rsidRPr="0092105C">
          <w:rPr>
            <w:rFonts w:ascii="Times New Roman" w:hAnsi="Times New Roman" w:cs="Times New Roman"/>
            <w:sz w:val="24"/>
            <w:szCs w:val="24"/>
          </w:rPr>
          <w:t xml:space="preserve">0189268. </w:t>
        </w:r>
      </w:ins>
      <w:ins w:id="424" w:author="Helmreich, Salena" w:date="2026-04-16T15:36:00Z" w16du:dateUtc="2026-04-16T13:36:00Z">
        <w:r>
          <w:rPr>
            <w:rFonts w:ascii="Times New Roman" w:hAnsi="Times New Roman" w:cs="Times New Roman"/>
            <w:sz w:val="24"/>
            <w:szCs w:val="24"/>
          </w:rPr>
          <w:fldChar w:fldCharType="begin"/>
        </w:r>
        <w:r>
          <w:rPr>
            <w:rFonts w:ascii="Times New Roman" w:hAnsi="Times New Roman" w:cs="Times New Roman"/>
            <w:sz w:val="24"/>
            <w:szCs w:val="24"/>
          </w:rPr>
          <w:instrText>HYPERLINK "</w:instrText>
        </w:r>
      </w:ins>
      <w:ins w:id="425" w:author="Helmreich, Salena" w:date="2026-04-16T15:36:00Z">
        <w:r w:rsidRPr="0092105C">
          <w:rPr>
            <w:rFonts w:ascii="Times New Roman" w:hAnsi="Times New Roman" w:cs="Times New Roman"/>
            <w:sz w:val="24"/>
            <w:szCs w:val="24"/>
          </w:rPr>
          <w:instrText>https://doi.org/10.1371/journal.pone.0189268</w:instrText>
        </w:r>
      </w:ins>
      <w:ins w:id="426" w:author="Helmreich, Salena" w:date="2026-04-16T15:36:00Z" w16du:dateUtc="2026-04-16T13:36:00Z">
        <w:r>
          <w:rPr>
            <w:rFonts w:ascii="Times New Roman" w:hAnsi="Times New Roman" w:cs="Times New Roman"/>
            <w:sz w:val="24"/>
            <w:szCs w:val="24"/>
          </w:rPr>
          <w:instrText>"</w:instrText>
        </w:r>
        <w:r>
          <w:rPr>
            <w:rFonts w:ascii="Times New Roman" w:hAnsi="Times New Roman" w:cs="Times New Roman"/>
            <w:sz w:val="24"/>
            <w:szCs w:val="24"/>
          </w:rPr>
        </w:r>
        <w:r>
          <w:rPr>
            <w:rFonts w:ascii="Times New Roman" w:hAnsi="Times New Roman" w:cs="Times New Roman"/>
            <w:sz w:val="24"/>
            <w:szCs w:val="24"/>
          </w:rPr>
          <w:fldChar w:fldCharType="separate"/>
        </w:r>
      </w:ins>
      <w:ins w:id="427" w:author="Helmreich, Salena" w:date="2026-04-16T15:36:00Z">
        <w:r w:rsidRPr="00CE1EF8">
          <w:rPr>
            <w:rStyle w:val="Hyperlink"/>
            <w:rFonts w:ascii="Times New Roman" w:hAnsi="Times New Roman" w:cs="Times New Roman"/>
            <w:sz w:val="24"/>
            <w:szCs w:val="24"/>
          </w:rPr>
          <w:t>https://doi.org/10.1371/journal.pone.0189268</w:t>
        </w:r>
      </w:ins>
      <w:ins w:id="428" w:author="Helmreich, Salena" w:date="2026-04-16T15:36:00Z" w16du:dateUtc="2026-04-16T13:36:00Z">
        <w:r>
          <w:rPr>
            <w:rFonts w:ascii="Times New Roman" w:hAnsi="Times New Roman" w:cs="Times New Roman"/>
            <w:sz w:val="24"/>
            <w:szCs w:val="24"/>
          </w:rPr>
          <w:fldChar w:fldCharType="end"/>
        </w:r>
        <w:r>
          <w:rPr>
            <w:rFonts w:ascii="Times New Roman" w:hAnsi="Times New Roman" w:cs="Times New Roman"/>
            <w:sz w:val="24"/>
            <w:szCs w:val="24"/>
          </w:rPr>
          <w:t xml:space="preserve"> </w:t>
        </w:r>
      </w:ins>
    </w:p>
    <w:p w14:paraId="6C6B77DC"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Michener, C. D. (2007). </w:t>
      </w:r>
      <w:r w:rsidRPr="00186C46">
        <w:rPr>
          <w:rFonts w:ascii="Times New Roman" w:hAnsi="Times New Roman" w:cs="Times New Roman"/>
          <w:i/>
          <w:iCs/>
          <w:sz w:val="24"/>
          <w:szCs w:val="24"/>
        </w:rPr>
        <w:t>The Bees of the World</w:t>
      </w:r>
      <w:r w:rsidRPr="00186C46">
        <w:rPr>
          <w:rFonts w:ascii="Times New Roman" w:hAnsi="Times New Roman" w:cs="Times New Roman"/>
          <w:sz w:val="24"/>
          <w:szCs w:val="24"/>
        </w:rPr>
        <w:t>. Johns Hopkins University Press.</w:t>
      </w:r>
    </w:p>
    <w:p w14:paraId="71E211C7"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Oksanen, J., Simpson, G. L., Blanchet, F. G., </w:t>
      </w:r>
      <w:r w:rsidRPr="007C11AA">
        <w:rPr>
          <w:rFonts w:ascii="Times New Roman" w:hAnsi="Times New Roman" w:cs="Times New Roman"/>
          <w:sz w:val="24"/>
          <w:szCs w:val="24"/>
        </w:rPr>
        <w:t xml:space="preserve">Kindt, R., Legendre, P., Minchin, P. R., O’Hara, R. B., Solymos, P., Stevens, M. H. H., </w:t>
      </w:r>
      <w:proofErr w:type="spellStart"/>
      <w:r w:rsidRPr="007C11AA">
        <w:rPr>
          <w:rFonts w:ascii="Times New Roman" w:hAnsi="Times New Roman" w:cs="Times New Roman"/>
          <w:sz w:val="24"/>
          <w:szCs w:val="24"/>
        </w:rPr>
        <w:t>Szoecs</w:t>
      </w:r>
      <w:proofErr w:type="spellEnd"/>
      <w:r w:rsidRPr="007C11AA">
        <w:rPr>
          <w:rFonts w:ascii="Times New Roman" w:hAnsi="Times New Roman" w:cs="Times New Roman"/>
          <w:sz w:val="24"/>
          <w:szCs w:val="24"/>
        </w:rPr>
        <w:t xml:space="preserve">, E., Wagner, H., Barbour, M., Bedward, M., Bolker, B., </w:t>
      </w:r>
      <w:proofErr w:type="spellStart"/>
      <w:r w:rsidRPr="007C11AA">
        <w:rPr>
          <w:rFonts w:ascii="Times New Roman" w:hAnsi="Times New Roman" w:cs="Times New Roman"/>
          <w:sz w:val="24"/>
          <w:szCs w:val="24"/>
        </w:rPr>
        <w:t>Borcard</w:t>
      </w:r>
      <w:proofErr w:type="spellEnd"/>
      <w:r w:rsidRPr="007C11AA">
        <w:rPr>
          <w:rFonts w:ascii="Times New Roman" w:hAnsi="Times New Roman" w:cs="Times New Roman"/>
          <w:sz w:val="24"/>
          <w:szCs w:val="24"/>
        </w:rPr>
        <w:t xml:space="preserve">, D., Borman, T., Carvalho, G., Chirico, M., de Caceres, M., … Weedon, J. </w:t>
      </w:r>
      <w:r w:rsidRPr="00186C46">
        <w:rPr>
          <w:rFonts w:ascii="Times New Roman" w:hAnsi="Times New Roman" w:cs="Times New Roman"/>
          <w:sz w:val="24"/>
          <w:szCs w:val="24"/>
        </w:rPr>
        <w:t xml:space="preserve">(2025). vegan: </w:t>
      </w:r>
      <w:r w:rsidRPr="007C11AA">
        <w:rPr>
          <w:rFonts w:ascii="Times New Roman" w:hAnsi="Times New Roman" w:cs="Times New Roman"/>
          <w:sz w:val="24"/>
          <w:szCs w:val="24"/>
        </w:rPr>
        <w:t>c</w:t>
      </w:r>
      <w:r w:rsidRPr="00186C46">
        <w:rPr>
          <w:rFonts w:ascii="Times New Roman" w:hAnsi="Times New Roman" w:cs="Times New Roman"/>
          <w:sz w:val="24"/>
          <w:szCs w:val="24"/>
        </w:rPr>
        <w:t xml:space="preserve">ommunity </w:t>
      </w:r>
      <w:r w:rsidRPr="007C11AA">
        <w:rPr>
          <w:rFonts w:ascii="Times New Roman" w:hAnsi="Times New Roman" w:cs="Times New Roman"/>
          <w:sz w:val="24"/>
          <w:szCs w:val="24"/>
        </w:rPr>
        <w:t>e</w:t>
      </w:r>
      <w:r w:rsidRPr="00186C46">
        <w:rPr>
          <w:rFonts w:ascii="Times New Roman" w:hAnsi="Times New Roman" w:cs="Times New Roman"/>
          <w:sz w:val="24"/>
          <w:szCs w:val="24"/>
        </w:rPr>
        <w:t xml:space="preserve">cology </w:t>
      </w:r>
      <w:r w:rsidRPr="007C11AA">
        <w:rPr>
          <w:rFonts w:ascii="Times New Roman" w:hAnsi="Times New Roman" w:cs="Times New Roman"/>
          <w:sz w:val="24"/>
          <w:szCs w:val="24"/>
        </w:rPr>
        <w:t>p</w:t>
      </w:r>
      <w:r w:rsidRPr="00186C46">
        <w:rPr>
          <w:rFonts w:ascii="Times New Roman" w:hAnsi="Times New Roman" w:cs="Times New Roman"/>
          <w:sz w:val="24"/>
          <w:szCs w:val="24"/>
        </w:rPr>
        <w:t>ackage. https://cran.r-project.org/web/packages/vegan/index.html</w:t>
      </w:r>
      <w:r w:rsidRPr="007C11AA">
        <w:rPr>
          <w:rFonts w:ascii="Times New Roman" w:hAnsi="Times New Roman" w:cs="Times New Roman"/>
          <w:sz w:val="24"/>
          <w:szCs w:val="24"/>
        </w:rPr>
        <w:t xml:space="preserve"> (accessed 24 Dec 2025).</w:t>
      </w:r>
    </w:p>
    <w:p w14:paraId="08D0FE00"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Olsson, R. L., Pfeiffer, V. W., Lee, B. W., </w:t>
      </w:r>
      <w:r w:rsidRPr="007C11AA">
        <w:rPr>
          <w:rFonts w:ascii="Times New Roman" w:hAnsi="Times New Roman" w:cs="Times New Roman"/>
          <w:sz w:val="24"/>
          <w:szCs w:val="24"/>
        </w:rPr>
        <w:t>Oeller, L., &amp; Crowder, D. W.</w:t>
      </w:r>
      <w:r w:rsidRPr="00186C46">
        <w:rPr>
          <w:rFonts w:ascii="Times New Roman" w:hAnsi="Times New Roman" w:cs="Times New Roman"/>
          <w:sz w:val="24"/>
          <w:szCs w:val="24"/>
        </w:rPr>
        <w:t xml:space="preserve"> (2025). Wild and managed bee communities in canola respond to landscape context and farm management. </w:t>
      </w:r>
      <w:r w:rsidRPr="00186C46">
        <w:rPr>
          <w:rFonts w:ascii="Times New Roman" w:hAnsi="Times New Roman" w:cs="Times New Roman"/>
          <w:i/>
          <w:iCs/>
          <w:sz w:val="24"/>
          <w:szCs w:val="24"/>
        </w:rPr>
        <w:t>Apidologie</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56</w:t>
      </w:r>
      <w:r w:rsidRPr="00186C46">
        <w:rPr>
          <w:rFonts w:ascii="Times New Roman" w:hAnsi="Times New Roman" w:cs="Times New Roman"/>
          <w:sz w:val="24"/>
          <w:szCs w:val="24"/>
        </w:rPr>
        <w:t>, 51. https://doi.org/10.1007/s13592-025-01176-x</w:t>
      </w:r>
      <w:r w:rsidRPr="007C11AA">
        <w:rPr>
          <w:rFonts w:ascii="Times New Roman" w:hAnsi="Times New Roman" w:cs="Times New Roman"/>
          <w:sz w:val="24"/>
          <w:szCs w:val="24"/>
        </w:rPr>
        <w:t>.</w:t>
      </w:r>
    </w:p>
    <w:p w14:paraId="54ACFF78"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Osborne, J. L., Martin, A. P., </w:t>
      </w:r>
      <w:proofErr w:type="spellStart"/>
      <w:r w:rsidRPr="00186C46">
        <w:rPr>
          <w:rFonts w:ascii="Times New Roman" w:hAnsi="Times New Roman" w:cs="Times New Roman"/>
          <w:sz w:val="24"/>
          <w:szCs w:val="24"/>
        </w:rPr>
        <w:t>Carreck</w:t>
      </w:r>
      <w:proofErr w:type="spellEnd"/>
      <w:r w:rsidRPr="00186C46">
        <w:rPr>
          <w:rFonts w:ascii="Times New Roman" w:hAnsi="Times New Roman" w:cs="Times New Roman"/>
          <w:sz w:val="24"/>
          <w:szCs w:val="24"/>
        </w:rPr>
        <w:t xml:space="preserve">, N. L., </w:t>
      </w:r>
      <w:r w:rsidRPr="007C11AA">
        <w:rPr>
          <w:rFonts w:ascii="Times New Roman" w:hAnsi="Times New Roman" w:cs="Times New Roman"/>
          <w:sz w:val="24"/>
          <w:szCs w:val="24"/>
        </w:rPr>
        <w:t>Swain, J. L., Knight, M. E., Goulson, D., Hale, R. J., Hale, R. J., &amp; Sanderson, R. A.</w:t>
      </w:r>
      <w:r w:rsidRPr="00186C46">
        <w:rPr>
          <w:rFonts w:ascii="Times New Roman" w:hAnsi="Times New Roman" w:cs="Times New Roman"/>
          <w:sz w:val="24"/>
          <w:szCs w:val="24"/>
        </w:rPr>
        <w:t xml:space="preserve"> (2008). Bumblebee flight distances in relation to the forage landscape. </w:t>
      </w:r>
      <w:r w:rsidRPr="00186C46">
        <w:rPr>
          <w:rFonts w:ascii="Times New Roman" w:hAnsi="Times New Roman" w:cs="Times New Roman"/>
          <w:i/>
          <w:iCs/>
          <w:sz w:val="24"/>
          <w:szCs w:val="24"/>
        </w:rPr>
        <w:t>Journal of Animal Ecology</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77</w:t>
      </w:r>
      <w:r w:rsidRPr="00186C46">
        <w:rPr>
          <w:rFonts w:ascii="Times New Roman" w:hAnsi="Times New Roman" w:cs="Times New Roman"/>
          <w:sz w:val="24"/>
          <w:szCs w:val="24"/>
        </w:rPr>
        <w:t>, 406–415. https://doi.org/10.1111/j.1365-2656.2007.01333.x</w:t>
      </w:r>
      <w:r w:rsidRPr="007C11AA">
        <w:rPr>
          <w:rFonts w:ascii="Times New Roman" w:hAnsi="Times New Roman" w:cs="Times New Roman"/>
          <w:sz w:val="24"/>
          <w:szCs w:val="24"/>
        </w:rPr>
        <w:t>.</w:t>
      </w:r>
    </w:p>
    <w:p w14:paraId="0BD184A6"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Packer, L., Genaro, J., &amp; Sheffield, C. (2007). The bee genera of Eastern Canada. </w:t>
      </w:r>
      <w:r w:rsidRPr="00186C46">
        <w:rPr>
          <w:rFonts w:ascii="Times New Roman" w:hAnsi="Times New Roman" w:cs="Times New Roman"/>
          <w:i/>
          <w:iCs/>
          <w:sz w:val="24"/>
          <w:szCs w:val="24"/>
        </w:rPr>
        <w:t>Canadian Journal of Arthropod Identification</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3</w:t>
      </w:r>
      <w:r w:rsidRPr="00186C46">
        <w:rPr>
          <w:rFonts w:ascii="Times New Roman" w:hAnsi="Times New Roman" w:cs="Times New Roman"/>
          <w:sz w:val="24"/>
          <w:szCs w:val="24"/>
        </w:rPr>
        <w:t>, 1–32. https://doi.org/10.3752/cjai.2007.03</w:t>
      </w:r>
      <w:r w:rsidRPr="007C11AA">
        <w:rPr>
          <w:rFonts w:ascii="Times New Roman" w:hAnsi="Times New Roman" w:cs="Times New Roman"/>
          <w:sz w:val="24"/>
          <w:szCs w:val="24"/>
        </w:rPr>
        <w:t>.</w:t>
      </w:r>
    </w:p>
    <w:p w14:paraId="7FDA96EA"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Persson, A. S., &amp; Smith, H. G. (2011). Bumblebee colonies produce larger foragers in complex landscapes. </w:t>
      </w:r>
      <w:r w:rsidRPr="00186C46">
        <w:rPr>
          <w:rFonts w:ascii="Times New Roman" w:hAnsi="Times New Roman" w:cs="Times New Roman"/>
          <w:i/>
          <w:iCs/>
          <w:sz w:val="24"/>
          <w:szCs w:val="24"/>
        </w:rPr>
        <w:t>Basic and Applied Ecology</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12</w:t>
      </w:r>
      <w:r w:rsidRPr="00186C46">
        <w:rPr>
          <w:rFonts w:ascii="Times New Roman" w:hAnsi="Times New Roman" w:cs="Times New Roman"/>
          <w:sz w:val="24"/>
          <w:szCs w:val="24"/>
        </w:rPr>
        <w:t>, 695–702. https://doi.org/10.1016/j.baae.2011.10.002</w:t>
      </w:r>
      <w:r w:rsidRPr="007C11AA">
        <w:rPr>
          <w:rFonts w:ascii="Times New Roman" w:hAnsi="Times New Roman" w:cs="Times New Roman"/>
          <w:sz w:val="24"/>
          <w:szCs w:val="24"/>
        </w:rPr>
        <w:t>.</w:t>
      </w:r>
    </w:p>
    <w:p w14:paraId="7FDC7B33"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Pywell, R. F., Heard, M. S., Woodcock, B. A., </w:t>
      </w:r>
      <w:r w:rsidRPr="007C11AA">
        <w:rPr>
          <w:rFonts w:ascii="Times New Roman" w:hAnsi="Times New Roman" w:cs="Times New Roman"/>
          <w:sz w:val="24"/>
          <w:szCs w:val="24"/>
        </w:rPr>
        <w:t xml:space="preserve">Hinsley, S., Ridding, L., Nowakowski, M., &amp; Bullock, J. M. </w:t>
      </w:r>
      <w:r w:rsidRPr="00186C46">
        <w:rPr>
          <w:rFonts w:ascii="Times New Roman" w:hAnsi="Times New Roman" w:cs="Times New Roman"/>
          <w:sz w:val="24"/>
          <w:szCs w:val="24"/>
        </w:rPr>
        <w:t>(2015). Wildlife</w:t>
      </w:r>
      <w:r w:rsidRPr="00186C46">
        <w:rPr>
          <w:rFonts w:ascii="Times New Roman" w:hAnsi="Times New Roman" w:cs="Times New Roman"/>
          <w:sz w:val="24"/>
          <w:szCs w:val="24"/>
        </w:rPr>
        <w:noBreakHyphen/>
        <w:t xml:space="preserve">friendly farming increases crop yield: </w:t>
      </w:r>
      <w:r w:rsidRPr="007C11AA">
        <w:rPr>
          <w:rFonts w:ascii="Times New Roman" w:hAnsi="Times New Roman" w:cs="Times New Roman"/>
          <w:sz w:val="24"/>
          <w:szCs w:val="24"/>
        </w:rPr>
        <w:t>e</w:t>
      </w:r>
      <w:r w:rsidRPr="00186C46">
        <w:rPr>
          <w:rFonts w:ascii="Times New Roman" w:hAnsi="Times New Roman" w:cs="Times New Roman"/>
          <w:sz w:val="24"/>
          <w:szCs w:val="24"/>
        </w:rPr>
        <w:t xml:space="preserve">vidence for ecological </w:t>
      </w:r>
      <w:r w:rsidRPr="00186C46">
        <w:rPr>
          <w:rFonts w:ascii="Times New Roman" w:hAnsi="Times New Roman" w:cs="Times New Roman"/>
          <w:sz w:val="24"/>
          <w:szCs w:val="24"/>
        </w:rPr>
        <w:lastRenderedPageBreak/>
        <w:t xml:space="preserve">intensification. </w:t>
      </w:r>
      <w:r w:rsidRPr="00186C46">
        <w:rPr>
          <w:rFonts w:ascii="Times New Roman" w:hAnsi="Times New Roman" w:cs="Times New Roman"/>
          <w:i/>
          <w:iCs/>
          <w:sz w:val="24"/>
          <w:szCs w:val="24"/>
        </w:rPr>
        <w:t>Proceedings of the Royal Society B: Biological Sciences</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282</w:t>
      </w:r>
      <w:r w:rsidRPr="00186C46">
        <w:rPr>
          <w:rFonts w:ascii="Times New Roman" w:hAnsi="Times New Roman" w:cs="Times New Roman"/>
          <w:sz w:val="24"/>
          <w:szCs w:val="24"/>
        </w:rPr>
        <w:t>, 20151740. https://doi.org/10.1098/rspb.2015.1740</w:t>
      </w:r>
      <w:r w:rsidRPr="007C11AA">
        <w:rPr>
          <w:rFonts w:ascii="Times New Roman" w:hAnsi="Times New Roman" w:cs="Times New Roman"/>
          <w:sz w:val="24"/>
          <w:szCs w:val="24"/>
        </w:rPr>
        <w:t>.</w:t>
      </w:r>
    </w:p>
    <w:p w14:paraId="486F5ED2"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R Core Team (202</w:t>
      </w:r>
      <w:r w:rsidRPr="007C11AA">
        <w:rPr>
          <w:rFonts w:ascii="Times New Roman" w:hAnsi="Times New Roman" w:cs="Times New Roman"/>
          <w:sz w:val="24"/>
          <w:szCs w:val="24"/>
        </w:rPr>
        <w:t>5</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 xml:space="preserve">R: A </w:t>
      </w:r>
      <w:r w:rsidRPr="007C11AA">
        <w:rPr>
          <w:rFonts w:ascii="Times New Roman" w:hAnsi="Times New Roman" w:cs="Times New Roman"/>
          <w:i/>
          <w:iCs/>
          <w:sz w:val="24"/>
          <w:szCs w:val="24"/>
        </w:rPr>
        <w:t>L</w:t>
      </w:r>
      <w:r w:rsidRPr="00186C46">
        <w:rPr>
          <w:rFonts w:ascii="Times New Roman" w:hAnsi="Times New Roman" w:cs="Times New Roman"/>
          <w:i/>
          <w:iCs/>
          <w:sz w:val="24"/>
          <w:szCs w:val="24"/>
        </w:rPr>
        <w:t xml:space="preserve">anguage and </w:t>
      </w:r>
      <w:r w:rsidRPr="007C11AA">
        <w:rPr>
          <w:rFonts w:ascii="Times New Roman" w:hAnsi="Times New Roman" w:cs="Times New Roman"/>
          <w:i/>
          <w:iCs/>
          <w:sz w:val="24"/>
          <w:szCs w:val="24"/>
        </w:rPr>
        <w:t>E</w:t>
      </w:r>
      <w:r w:rsidRPr="00186C46">
        <w:rPr>
          <w:rFonts w:ascii="Times New Roman" w:hAnsi="Times New Roman" w:cs="Times New Roman"/>
          <w:i/>
          <w:iCs/>
          <w:sz w:val="24"/>
          <w:szCs w:val="24"/>
        </w:rPr>
        <w:t xml:space="preserve">nvironment for </w:t>
      </w:r>
      <w:r w:rsidRPr="007C11AA">
        <w:rPr>
          <w:rFonts w:ascii="Times New Roman" w:hAnsi="Times New Roman" w:cs="Times New Roman"/>
          <w:i/>
          <w:iCs/>
          <w:sz w:val="24"/>
          <w:szCs w:val="24"/>
        </w:rPr>
        <w:t>S</w:t>
      </w:r>
      <w:r w:rsidRPr="00186C46">
        <w:rPr>
          <w:rFonts w:ascii="Times New Roman" w:hAnsi="Times New Roman" w:cs="Times New Roman"/>
          <w:i/>
          <w:iCs/>
          <w:sz w:val="24"/>
          <w:szCs w:val="24"/>
        </w:rPr>
        <w:t xml:space="preserve">tatistical </w:t>
      </w:r>
      <w:r w:rsidRPr="007C11AA">
        <w:rPr>
          <w:rFonts w:ascii="Times New Roman" w:hAnsi="Times New Roman" w:cs="Times New Roman"/>
          <w:i/>
          <w:iCs/>
          <w:sz w:val="24"/>
          <w:szCs w:val="24"/>
        </w:rPr>
        <w:t>C</w:t>
      </w:r>
      <w:r w:rsidRPr="00186C46">
        <w:rPr>
          <w:rFonts w:ascii="Times New Roman" w:hAnsi="Times New Roman" w:cs="Times New Roman"/>
          <w:i/>
          <w:iCs/>
          <w:sz w:val="24"/>
          <w:szCs w:val="24"/>
        </w:rPr>
        <w:t>omputing</w:t>
      </w:r>
      <w:r w:rsidRPr="00186C46">
        <w:rPr>
          <w:rFonts w:ascii="Times New Roman" w:hAnsi="Times New Roman" w:cs="Times New Roman"/>
          <w:sz w:val="24"/>
          <w:szCs w:val="24"/>
        </w:rPr>
        <w:t>. R Foundation for Statistical Computing</w:t>
      </w:r>
      <w:r w:rsidRPr="007C11AA">
        <w:rPr>
          <w:rFonts w:ascii="Times New Roman" w:hAnsi="Times New Roman" w:cs="Times New Roman"/>
          <w:sz w:val="24"/>
          <w:szCs w:val="24"/>
        </w:rPr>
        <w:t>.</w:t>
      </w:r>
      <w:r w:rsidRPr="00186C46">
        <w:rPr>
          <w:rFonts w:ascii="Times New Roman" w:hAnsi="Times New Roman" w:cs="Times New Roman"/>
          <w:sz w:val="24"/>
          <w:szCs w:val="24"/>
        </w:rPr>
        <w:t xml:space="preserve"> https://www.R-project.org/</w:t>
      </w:r>
      <w:r w:rsidRPr="007C11AA">
        <w:rPr>
          <w:rFonts w:ascii="Times New Roman" w:hAnsi="Times New Roman" w:cs="Times New Roman"/>
          <w:sz w:val="24"/>
          <w:szCs w:val="24"/>
        </w:rPr>
        <w:t>.</w:t>
      </w:r>
    </w:p>
    <w:p w14:paraId="73956B8A"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Rhoades, P. R., Griswold, T., Ikerd, H., </w:t>
      </w:r>
      <w:r w:rsidRPr="007C11AA">
        <w:rPr>
          <w:rFonts w:ascii="Times New Roman" w:hAnsi="Times New Roman" w:cs="Times New Roman"/>
          <w:sz w:val="24"/>
          <w:szCs w:val="24"/>
        </w:rPr>
        <w:t>Waits, L., Bosque-Perez, N., &amp; Eigenbrode, S.</w:t>
      </w:r>
      <w:r w:rsidRPr="00186C46">
        <w:rPr>
          <w:rFonts w:ascii="Times New Roman" w:hAnsi="Times New Roman" w:cs="Times New Roman"/>
          <w:sz w:val="24"/>
          <w:szCs w:val="24"/>
        </w:rPr>
        <w:t xml:space="preserve"> (2017). The native bee fauna of the Palouse Prairie (Hymenoptera: Apoidea). </w:t>
      </w:r>
      <w:r w:rsidRPr="00186C46">
        <w:rPr>
          <w:rFonts w:ascii="Times New Roman" w:hAnsi="Times New Roman" w:cs="Times New Roman"/>
          <w:i/>
          <w:iCs/>
          <w:sz w:val="24"/>
          <w:szCs w:val="24"/>
        </w:rPr>
        <w:t xml:space="preserve">Journal of </w:t>
      </w:r>
      <w:proofErr w:type="spellStart"/>
      <w:r w:rsidRPr="00186C46">
        <w:rPr>
          <w:rFonts w:ascii="Times New Roman" w:hAnsi="Times New Roman" w:cs="Times New Roman"/>
          <w:i/>
          <w:iCs/>
          <w:sz w:val="24"/>
          <w:szCs w:val="24"/>
        </w:rPr>
        <w:t>Melittology</w:t>
      </w:r>
      <w:proofErr w:type="spellEnd"/>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66</w:t>
      </w:r>
      <w:r w:rsidRPr="00186C46">
        <w:rPr>
          <w:rFonts w:ascii="Times New Roman" w:hAnsi="Times New Roman" w:cs="Times New Roman"/>
          <w:sz w:val="24"/>
          <w:szCs w:val="24"/>
        </w:rPr>
        <w:t>, 1–20. https://doi.org/10.17161/jom.v0i66.5703</w:t>
      </w:r>
      <w:r w:rsidRPr="007C11AA">
        <w:rPr>
          <w:rFonts w:ascii="Times New Roman" w:hAnsi="Times New Roman" w:cs="Times New Roman"/>
          <w:sz w:val="24"/>
          <w:szCs w:val="24"/>
        </w:rPr>
        <w:t>.</w:t>
      </w:r>
    </w:p>
    <w:p w14:paraId="464B7163"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Riedinger, V., Mitesser, O., Hovestadt, T., </w:t>
      </w:r>
      <w:r w:rsidRPr="007C11AA">
        <w:rPr>
          <w:rFonts w:ascii="Times New Roman" w:hAnsi="Times New Roman" w:cs="Times New Roman"/>
          <w:sz w:val="24"/>
          <w:szCs w:val="24"/>
        </w:rPr>
        <w:t>Steffan-Dewenter, I., &amp; Holzschuh, A.</w:t>
      </w:r>
      <w:r w:rsidRPr="00186C46">
        <w:rPr>
          <w:rFonts w:ascii="Times New Roman" w:hAnsi="Times New Roman" w:cs="Times New Roman"/>
          <w:sz w:val="24"/>
          <w:szCs w:val="24"/>
        </w:rPr>
        <w:t xml:space="preserve"> (2015). Annual dynamics of wild bee densities: Attractiveness and productivity effects of oilseed rape. </w:t>
      </w:r>
      <w:r w:rsidRPr="00186C46">
        <w:rPr>
          <w:rFonts w:ascii="Times New Roman" w:hAnsi="Times New Roman" w:cs="Times New Roman"/>
          <w:i/>
          <w:iCs/>
          <w:sz w:val="24"/>
          <w:szCs w:val="24"/>
        </w:rPr>
        <w:t>Ecology</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96</w:t>
      </w:r>
      <w:r w:rsidRPr="00186C46">
        <w:rPr>
          <w:rFonts w:ascii="Times New Roman" w:hAnsi="Times New Roman" w:cs="Times New Roman"/>
          <w:sz w:val="24"/>
          <w:szCs w:val="24"/>
        </w:rPr>
        <w:t>, 1351–1360. https://doi.org/10.1890/14-1124.1</w:t>
      </w:r>
      <w:r w:rsidRPr="007C11AA">
        <w:rPr>
          <w:rFonts w:ascii="Times New Roman" w:hAnsi="Times New Roman" w:cs="Times New Roman"/>
          <w:sz w:val="24"/>
          <w:szCs w:val="24"/>
        </w:rPr>
        <w:t>.</w:t>
      </w:r>
    </w:p>
    <w:p w14:paraId="5749BE4D"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Riggi, L. G. A., </w:t>
      </w:r>
      <w:proofErr w:type="spellStart"/>
      <w:r w:rsidRPr="00186C46">
        <w:rPr>
          <w:rFonts w:ascii="Times New Roman" w:hAnsi="Times New Roman" w:cs="Times New Roman"/>
          <w:sz w:val="24"/>
          <w:szCs w:val="24"/>
        </w:rPr>
        <w:t>Raderschall</w:t>
      </w:r>
      <w:proofErr w:type="spellEnd"/>
      <w:r w:rsidRPr="00186C46">
        <w:rPr>
          <w:rFonts w:ascii="Times New Roman" w:hAnsi="Times New Roman" w:cs="Times New Roman"/>
          <w:sz w:val="24"/>
          <w:szCs w:val="24"/>
        </w:rPr>
        <w:t xml:space="preserve">, C. A., </w:t>
      </w:r>
      <w:proofErr w:type="spellStart"/>
      <w:r w:rsidRPr="00186C46">
        <w:rPr>
          <w:rFonts w:ascii="Times New Roman" w:hAnsi="Times New Roman" w:cs="Times New Roman"/>
          <w:sz w:val="24"/>
          <w:szCs w:val="24"/>
        </w:rPr>
        <w:t>Fijen</w:t>
      </w:r>
      <w:proofErr w:type="spellEnd"/>
      <w:r w:rsidRPr="00186C46">
        <w:rPr>
          <w:rFonts w:ascii="Times New Roman" w:hAnsi="Times New Roman" w:cs="Times New Roman"/>
          <w:sz w:val="24"/>
          <w:szCs w:val="24"/>
        </w:rPr>
        <w:t xml:space="preserve">, T. P. M., </w:t>
      </w:r>
      <w:r w:rsidRPr="007C11AA">
        <w:rPr>
          <w:rFonts w:ascii="Times New Roman" w:hAnsi="Times New Roman" w:cs="Times New Roman"/>
          <w:sz w:val="24"/>
          <w:szCs w:val="24"/>
        </w:rPr>
        <w:t xml:space="preserve">Scheper, J., Smith, H. G., Kleihn, D., Holzschuh, A., Aguilera, G., </w:t>
      </w:r>
      <w:proofErr w:type="spellStart"/>
      <w:r w:rsidRPr="007C11AA">
        <w:rPr>
          <w:rFonts w:ascii="Times New Roman" w:hAnsi="Times New Roman" w:cs="Times New Roman"/>
          <w:sz w:val="24"/>
          <w:szCs w:val="24"/>
        </w:rPr>
        <w:t>Badenhausser</w:t>
      </w:r>
      <w:proofErr w:type="spellEnd"/>
      <w:r w:rsidRPr="007C11AA">
        <w:rPr>
          <w:rFonts w:ascii="Times New Roman" w:hAnsi="Times New Roman" w:cs="Times New Roman"/>
          <w:sz w:val="24"/>
          <w:szCs w:val="24"/>
        </w:rPr>
        <w:t xml:space="preserve">, I., </w:t>
      </w:r>
      <w:proofErr w:type="spellStart"/>
      <w:r w:rsidRPr="007C11AA">
        <w:rPr>
          <w:rFonts w:ascii="Times New Roman" w:hAnsi="Times New Roman" w:cs="Times New Roman"/>
          <w:sz w:val="24"/>
          <w:szCs w:val="24"/>
        </w:rPr>
        <w:t>Bansch</w:t>
      </w:r>
      <w:proofErr w:type="spellEnd"/>
      <w:r w:rsidRPr="007C11AA">
        <w:rPr>
          <w:rFonts w:ascii="Times New Roman" w:hAnsi="Times New Roman" w:cs="Times New Roman"/>
          <w:sz w:val="24"/>
          <w:szCs w:val="24"/>
        </w:rPr>
        <w:t xml:space="preserve">, S., Beyer, N., Blitzer, E. J., </w:t>
      </w:r>
      <w:proofErr w:type="spellStart"/>
      <w:r w:rsidRPr="007C11AA">
        <w:rPr>
          <w:rFonts w:ascii="Times New Roman" w:hAnsi="Times New Roman" w:cs="Times New Roman"/>
          <w:sz w:val="24"/>
          <w:szCs w:val="24"/>
        </w:rPr>
        <w:t>Bommarco</w:t>
      </w:r>
      <w:proofErr w:type="spellEnd"/>
      <w:r w:rsidRPr="007C11AA">
        <w:rPr>
          <w:rFonts w:ascii="Times New Roman" w:hAnsi="Times New Roman" w:cs="Times New Roman"/>
          <w:sz w:val="24"/>
          <w:szCs w:val="24"/>
        </w:rPr>
        <w:t>, R., Danforth, B., Gonzalez-Varo, J. P., Grab, H., Le Provost, G., Poveda, K., Potts, S. G., … Lundin, O.</w:t>
      </w:r>
      <w:r w:rsidRPr="00186C46">
        <w:rPr>
          <w:rFonts w:ascii="Times New Roman" w:hAnsi="Times New Roman" w:cs="Times New Roman"/>
          <w:sz w:val="24"/>
          <w:szCs w:val="24"/>
        </w:rPr>
        <w:t xml:space="preserve"> (2024). Early</w:t>
      </w:r>
      <w:r w:rsidRPr="00186C46">
        <w:rPr>
          <w:rFonts w:ascii="Times New Roman" w:hAnsi="Times New Roman" w:cs="Times New Roman"/>
          <w:sz w:val="24"/>
          <w:szCs w:val="24"/>
        </w:rPr>
        <w:noBreakHyphen/>
        <w:t>season mass</w:t>
      </w:r>
      <w:r w:rsidRPr="00186C46">
        <w:rPr>
          <w:rFonts w:ascii="Times New Roman" w:hAnsi="Times New Roman" w:cs="Times New Roman"/>
          <w:sz w:val="24"/>
          <w:szCs w:val="24"/>
        </w:rPr>
        <w:noBreakHyphen/>
        <w:t xml:space="preserve">flowering crop cover dilutes wild bee abundance and species richness in temperate regions: </w:t>
      </w:r>
      <w:r w:rsidRPr="007C11AA">
        <w:rPr>
          <w:rFonts w:ascii="Times New Roman" w:hAnsi="Times New Roman" w:cs="Times New Roman"/>
          <w:sz w:val="24"/>
          <w:szCs w:val="24"/>
        </w:rPr>
        <w:t>a</w:t>
      </w:r>
      <w:r w:rsidRPr="00186C46">
        <w:rPr>
          <w:rFonts w:ascii="Times New Roman" w:hAnsi="Times New Roman" w:cs="Times New Roman"/>
          <w:sz w:val="24"/>
          <w:szCs w:val="24"/>
        </w:rPr>
        <w:t xml:space="preserve"> quantitative synthesis. </w:t>
      </w:r>
      <w:r w:rsidRPr="00186C46">
        <w:rPr>
          <w:rFonts w:ascii="Times New Roman" w:hAnsi="Times New Roman" w:cs="Times New Roman"/>
          <w:i/>
          <w:iCs/>
          <w:sz w:val="24"/>
          <w:szCs w:val="24"/>
        </w:rPr>
        <w:t>Journal of Applied Ecology</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61</w:t>
      </w:r>
      <w:r w:rsidRPr="00186C46">
        <w:rPr>
          <w:rFonts w:ascii="Times New Roman" w:hAnsi="Times New Roman" w:cs="Times New Roman"/>
          <w:sz w:val="24"/>
          <w:szCs w:val="24"/>
        </w:rPr>
        <w:t>, 452–464. https://doi.org/10.1111/1365-2664.14566</w:t>
      </w:r>
      <w:r w:rsidRPr="007C11AA">
        <w:rPr>
          <w:rFonts w:ascii="Times New Roman" w:hAnsi="Times New Roman" w:cs="Times New Roman"/>
          <w:sz w:val="24"/>
          <w:szCs w:val="24"/>
        </w:rPr>
        <w:t>.</w:t>
      </w:r>
    </w:p>
    <w:p w14:paraId="431679EC" w14:textId="62AF62F1"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Roger, N., </w:t>
      </w:r>
      <w:proofErr w:type="spellStart"/>
      <w:r w:rsidRPr="00186C46">
        <w:rPr>
          <w:rFonts w:ascii="Times New Roman" w:hAnsi="Times New Roman" w:cs="Times New Roman"/>
          <w:sz w:val="24"/>
          <w:szCs w:val="24"/>
        </w:rPr>
        <w:t>Michez</w:t>
      </w:r>
      <w:proofErr w:type="spellEnd"/>
      <w:r w:rsidRPr="00186C46">
        <w:rPr>
          <w:rFonts w:ascii="Times New Roman" w:hAnsi="Times New Roman" w:cs="Times New Roman"/>
          <w:sz w:val="24"/>
          <w:szCs w:val="24"/>
        </w:rPr>
        <w:t xml:space="preserve">, D., </w:t>
      </w:r>
      <w:proofErr w:type="spellStart"/>
      <w:r w:rsidRPr="00186C46">
        <w:rPr>
          <w:rFonts w:ascii="Times New Roman" w:hAnsi="Times New Roman" w:cs="Times New Roman"/>
          <w:sz w:val="24"/>
          <w:szCs w:val="24"/>
        </w:rPr>
        <w:t>Wattiez</w:t>
      </w:r>
      <w:proofErr w:type="spellEnd"/>
      <w:r w:rsidRPr="00186C46">
        <w:rPr>
          <w:rFonts w:ascii="Times New Roman" w:hAnsi="Times New Roman" w:cs="Times New Roman"/>
          <w:sz w:val="24"/>
          <w:szCs w:val="24"/>
        </w:rPr>
        <w:t xml:space="preserve">, R., </w:t>
      </w:r>
      <w:r w:rsidRPr="007C11AA">
        <w:rPr>
          <w:rFonts w:ascii="Times New Roman" w:hAnsi="Times New Roman" w:cs="Times New Roman"/>
          <w:sz w:val="24"/>
          <w:szCs w:val="24"/>
        </w:rPr>
        <w:t xml:space="preserve">Sheridan, C., </w:t>
      </w:r>
      <w:ins w:id="429" w:author="Helmreich, Salena" w:date="2026-04-16T15:58:00Z" w16du:dateUtc="2026-04-16T13:58:00Z">
        <w:r w:rsidR="00E14454">
          <w:rPr>
            <w:rFonts w:ascii="Times New Roman" w:hAnsi="Times New Roman" w:cs="Times New Roman"/>
            <w:sz w:val="24"/>
            <w:szCs w:val="24"/>
          </w:rPr>
          <w:t xml:space="preserve">&amp; </w:t>
        </w:r>
      </w:ins>
      <w:proofErr w:type="spellStart"/>
      <w:r w:rsidRPr="007C11AA">
        <w:rPr>
          <w:rFonts w:ascii="Times New Roman" w:hAnsi="Times New Roman" w:cs="Times New Roman"/>
          <w:sz w:val="24"/>
          <w:szCs w:val="24"/>
        </w:rPr>
        <w:t>Vanderplanck</w:t>
      </w:r>
      <w:proofErr w:type="spellEnd"/>
      <w:r w:rsidRPr="007C11AA">
        <w:rPr>
          <w:rFonts w:ascii="Times New Roman" w:hAnsi="Times New Roman" w:cs="Times New Roman"/>
          <w:sz w:val="24"/>
          <w:szCs w:val="24"/>
        </w:rPr>
        <w:t>, M.</w:t>
      </w:r>
      <w:r w:rsidRPr="00186C46">
        <w:rPr>
          <w:rFonts w:ascii="Times New Roman" w:hAnsi="Times New Roman" w:cs="Times New Roman"/>
          <w:sz w:val="24"/>
          <w:szCs w:val="24"/>
        </w:rPr>
        <w:t xml:space="preserve"> (2017). Diet effects on bumblebee health. </w:t>
      </w:r>
      <w:r w:rsidRPr="00186C46">
        <w:rPr>
          <w:rFonts w:ascii="Times New Roman" w:hAnsi="Times New Roman" w:cs="Times New Roman"/>
          <w:i/>
          <w:iCs/>
          <w:sz w:val="24"/>
          <w:szCs w:val="24"/>
        </w:rPr>
        <w:t>Journal of Insect Physiology</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96</w:t>
      </w:r>
      <w:r w:rsidRPr="00186C46">
        <w:rPr>
          <w:rFonts w:ascii="Times New Roman" w:hAnsi="Times New Roman" w:cs="Times New Roman"/>
          <w:sz w:val="24"/>
          <w:szCs w:val="24"/>
        </w:rPr>
        <w:t>, 128–133. https://doi.org/10.1016/j.jinsphys.2016.11.002</w:t>
      </w:r>
      <w:r w:rsidRPr="007C11AA">
        <w:rPr>
          <w:rFonts w:ascii="Times New Roman" w:hAnsi="Times New Roman" w:cs="Times New Roman"/>
          <w:sz w:val="24"/>
          <w:szCs w:val="24"/>
        </w:rPr>
        <w:t>.</w:t>
      </w:r>
    </w:p>
    <w:p w14:paraId="5050266E"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Roulston, T. H., &amp; Cane, J. H. (2000). The effect of diet breadth and nesting ecology on body size variation in bees (Apiformes). </w:t>
      </w:r>
      <w:r w:rsidRPr="00186C46">
        <w:rPr>
          <w:rFonts w:ascii="Times New Roman" w:hAnsi="Times New Roman" w:cs="Times New Roman"/>
          <w:i/>
          <w:iCs/>
          <w:sz w:val="24"/>
          <w:szCs w:val="24"/>
        </w:rPr>
        <w:t>Journal of the Kansas Entomological Society</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73</w:t>
      </w:r>
      <w:r w:rsidRPr="00186C46">
        <w:rPr>
          <w:rFonts w:ascii="Times New Roman" w:hAnsi="Times New Roman" w:cs="Times New Roman"/>
          <w:sz w:val="24"/>
          <w:szCs w:val="24"/>
        </w:rPr>
        <w:t>, 129–142.</w:t>
      </w:r>
      <w:r w:rsidRPr="007C11AA">
        <w:rPr>
          <w:rFonts w:ascii="Times New Roman" w:hAnsi="Times New Roman" w:cs="Times New Roman"/>
          <w:sz w:val="24"/>
          <w:szCs w:val="24"/>
        </w:rPr>
        <w:t xml:space="preserve"> </w:t>
      </w:r>
    </w:p>
    <w:p w14:paraId="2DDF1FAE" w14:textId="56C2833A" w:rsidR="007C11AA" w:rsidRDefault="007C11AA" w:rsidP="007C11AA">
      <w:pPr>
        <w:spacing w:after="0" w:line="480" w:lineRule="auto"/>
        <w:ind w:left="360" w:hanging="360"/>
        <w:rPr>
          <w:ins w:id="430" w:author="Helmreich, Salena" w:date="2026-04-16T15:40:00Z" w16du:dateUtc="2026-04-16T13:40:00Z"/>
          <w:rFonts w:ascii="Times New Roman" w:hAnsi="Times New Roman" w:cs="Times New Roman"/>
          <w:sz w:val="24"/>
          <w:szCs w:val="24"/>
        </w:rPr>
      </w:pPr>
      <w:proofErr w:type="spellStart"/>
      <w:r w:rsidRPr="00186C46">
        <w:rPr>
          <w:rFonts w:ascii="Times New Roman" w:hAnsi="Times New Roman" w:cs="Times New Roman"/>
          <w:sz w:val="24"/>
          <w:szCs w:val="24"/>
        </w:rPr>
        <w:lastRenderedPageBreak/>
        <w:t>Sauthier</w:t>
      </w:r>
      <w:proofErr w:type="spellEnd"/>
      <w:r w:rsidRPr="00186C46">
        <w:rPr>
          <w:rFonts w:ascii="Times New Roman" w:hAnsi="Times New Roman" w:cs="Times New Roman"/>
          <w:sz w:val="24"/>
          <w:szCs w:val="24"/>
        </w:rPr>
        <w:t xml:space="preserve">, R., I’Anson Price, R., &amp; </w:t>
      </w:r>
      <w:proofErr w:type="spellStart"/>
      <w:r w:rsidRPr="00186C46">
        <w:rPr>
          <w:rFonts w:ascii="Times New Roman" w:hAnsi="Times New Roman" w:cs="Times New Roman"/>
          <w:sz w:val="24"/>
          <w:szCs w:val="24"/>
        </w:rPr>
        <w:t>Grüter</w:t>
      </w:r>
      <w:proofErr w:type="spellEnd"/>
      <w:r w:rsidRPr="00186C46">
        <w:rPr>
          <w:rFonts w:ascii="Times New Roman" w:hAnsi="Times New Roman" w:cs="Times New Roman"/>
          <w:sz w:val="24"/>
          <w:szCs w:val="24"/>
        </w:rPr>
        <w:t xml:space="preserve">, C. (2017). Worker size in honeybees and its relationship with season and foraging distance. </w:t>
      </w:r>
      <w:r w:rsidRPr="00186C46">
        <w:rPr>
          <w:rFonts w:ascii="Times New Roman" w:hAnsi="Times New Roman" w:cs="Times New Roman"/>
          <w:i/>
          <w:iCs/>
          <w:sz w:val="24"/>
          <w:szCs w:val="24"/>
        </w:rPr>
        <w:t>Apidologie</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48</w:t>
      </w:r>
      <w:r w:rsidRPr="00186C46">
        <w:rPr>
          <w:rFonts w:ascii="Times New Roman" w:hAnsi="Times New Roman" w:cs="Times New Roman"/>
          <w:sz w:val="24"/>
          <w:szCs w:val="24"/>
        </w:rPr>
        <w:t xml:space="preserve">, 234–246. </w:t>
      </w:r>
      <w:ins w:id="431" w:author="Helmreich, Salena" w:date="2026-04-16T15:40:00Z" w16du:dateUtc="2026-04-16T13:40:00Z">
        <w:r w:rsidR="003D4ED5" w:rsidRPr="003D4ED5">
          <w:rPr>
            <w:rPrChange w:id="432" w:author="Helmreich, Salena" w:date="2026-04-16T15:40:00Z" w16du:dateUtc="2026-04-16T13:40:00Z">
              <w:rPr>
                <w:rStyle w:val="Hyperlink"/>
                <w:rFonts w:ascii="Times New Roman" w:hAnsi="Times New Roman" w:cs="Times New Roman"/>
                <w:sz w:val="24"/>
                <w:szCs w:val="24"/>
              </w:rPr>
            </w:rPrChange>
          </w:rPr>
          <w:t>https://doi.org/10.1007/s13592-016-0468-0</w:t>
        </w:r>
      </w:ins>
      <w:r w:rsidRPr="007C11AA">
        <w:rPr>
          <w:rFonts w:ascii="Times New Roman" w:hAnsi="Times New Roman" w:cs="Times New Roman"/>
          <w:sz w:val="24"/>
          <w:szCs w:val="24"/>
        </w:rPr>
        <w:t>.</w:t>
      </w:r>
    </w:p>
    <w:p w14:paraId="61C60BE9" w14:textId="0C9831E4" w:rsidR="003D4ED5" w:rsidRPr="00186C46" w:rsidRDefault="003D4ED5" w:rsidP="00514D1A">
      <w:pPr>
        <w:spacing w:after="0" w:line="480" w:lineRule="auto"/>
        <w:ind w:left="360" w:hanging="360"/>
        <w:rPr>
          <w:rFonts w:ascii="Times New Roman" w:hAnsi="Times New Roman" w:cs="Times New Roman"/>
          <w:sz w:val="24"/>
          <w:szCs w:val="24"/>
        </w:rPr>
      </w:pPr>
      <w:ins w:id="433" w:author="Helmreich, Salena" w:date="2026-04-16T15:40:00Z">
        <w:r w:rsidRPr="003D4ED5">
          <w:rPr>
            <w:rFonts w:ascii="Times New Roman" w:hAnsi="Times New Roman" w:cs="Times New Roman"/>
            <w:sz w:val="24"/>
            <w:szCs w:val="24"/>
          </w:rPr>
          <w:t>Sowers</w:t>
        </w:r>
      </w:ins>
      <w:ins w:id="434" w:author="Helmreich, Salena" w:date="2026-04-16T15:40:00Z" w16du:dateUtc="2026-04-16T13:40:00Z">
        <w:r>
          <w:rPr>
            <w:rFonts w:ascii="Times New Roman" w:hAnsi="Times New Roman" w:cs="Times New Roman"/>
            <w:sz w:val="24"/>
            <w:szCs w:val="24"/>
          </w:rPr>
          <w:t>,</w:t>
        </w:r>
      </w:ins>
      <w:ins w:id="435" w:author="Helmreich, Salena" w:date="2026-04-16T15:40:00Z">
        <w:r w:rsidRPr="003D4ED5">
          <w:rPr>
            <w:rFonts w:ascii="Times New Roman" w:hAnsi="Times New Roman" w:cs="Times New Roman"/>
            <w:sz w:val="24"/>
            <w:szCs w:val="24"/>
          </w:rPr>
          <w:t xml:space="preserve"> K</w:t>
        </w:r>
      </w:ins>
      <w:ins w:id="436" w:author="Helmreich, Salena" w:date="2026-04-16T15:40:00Z" w16du:dateUtc="2026-04-16T13:40:00Z">
        <w:r>
          <w:rPr>
            <w:rFonts w:ascii="Times New Roman" w:hAnsi="Times New Roman" w:cs="Times New Roman"/>
            <w:sz w:val="24"/>
            <w:szCs w:val="24"/>
          </w:rPr>
          <w:t>.</w:t>
        </w:r>
      </w:ins>
      <w:ins w:id="437" w:author="Helmreich, Salena" w:date="2026-04-16T15:40:00Z">
        <w:r w:rsidRPr="003D4ED5">
          <w:rPr>
            <w:rFonts w:ascii="Times New Roman" w:hAnsi="Times New Roman" w:cs="Times New Roman"/>
            <w:sz w:val="24"/>
            <w:szCs w:val="24"/>
          </w:rPr>
          <w:t>, Lang</w:t>
        </w:r>
      </w:ins>
      <w:ins w:id="438" w:author="Helmreich, Salena" w:date="2026-04-16T15:40:00Z" w16du:dateUtc="2026-04-16T13:40:00Z">
        <w:r>
          <w:rPr>
            <w:rFonts w:ascii="Times New Roman" w:hAnsi="Times New Roman" w:cs="Times New Roman"/>
            <w:sz w:val="24"/>
            <w:szCs w:val="24"/>
          </w:rPr>
          <w:t>,</w:t>
        </w:r>
      </w:ins>
      <w:ins w:id="439" w:author="Helmreich, Salena" w:date="2026-04-16T15:40:00Z">
        <w:r w:rsidRPr="003D4ED5">
          <w:rPr>
            <w:rFonts w:ascii="Times New Roman" w:hAnsi="Times New Roman" w:cs="Times New Roman"/>
            <w:sz w:val="24"/>
            <w:szCs w:val="24"/>
          </w:rPr>
          <w:t xml:space="preserve"> M</w:t>
        </w:r>
      </w:ins>
      <w:ins w:id="440" w:author="Helmreich, Salena" w:date="2026-04-16T15:40:00Z" w16du:dateUtc="2026-04-16T13:40:00Z">
        <w:r>
          <w:rPr>
            <w:rFonts w:ascii="Times New Roman" w:hAnsi="Times New Roman" w:cs="Times New Roman"/>
            <w:sz w:val="24"/>
            <w:szCs w:val="24"/>
          </w:rPr>
          <w:t>.</w:t>
        </w:r>
      </w:ins>
      <w:ins w:id="441" w:author="Helmreich, Salena" w:date="2026-04-16T15:40:00Z">
        <w:r w:rsidRPr="003D4ED5">
          <w:rPr>
            <w:rFonts w:ascii="Times New Roman" w:hAnsi="Times New Roman" w:cs="Times New Roman"/>
            <w:sz w:val="24"/>
            <w:szCs w:val="24"/>
          </w:rPr>
          <w:t>B</w:t>
        </w:r>
      </w:ins>
      <w:ins w:id="442" w:author="Helmreich, Salena" w:date="2026-04-16T15:40:00Z" w16du:dateUtc="2026-04-16T13:40:00Z">
        <w:r>
          <w:rPr>
            <w:rFonts w:ascii="Times New Roman" w:hAnsi="Times New Roman" w:cs="Times New Roman"/>
            <w:sz w:val="24"/>
            <w:szCs w:val="24"/>
          </w:rPr>
          <w:t>.</w:t>
        </w:r>
      </w:ins>
      <w:ins w:id="443" w:author="Helmreich, Salena" w:date="2026-04-16T15:40:00Z">
        <w:r w:rsidRPr="003D4ED5">
          <w:rPr>
            <w:rFonts w:ascii="Times New Roman" w:hAnsi="Times New Roman" w:cs="Times New Roman"/>
            <w:sz w:val="24"/>
            <w:szCs w:val="24"/>
          </w:rPr>
          <w:t>, Pan</w:t>
        </w:r>
      </w:ins>
      <w:ins w:id="444" w:author="Helmreich, Salena" w:date="2026-04-16T15:40:00Z" w16du:dateUtc="2026-04-16T13:40:00Z">
        <w:r>
          <w:rPr>
            <w:rFonts w:ascii="Times New Roman" w:hAnsi="Times New Roman" w:cs="Times New Roman"/>
            <w:sz w:val="24"/>
            <w:szCs w:val="24"/>
          </w:rPr>
          <w:t>,</w:t>
        </w:r>
      </w:ins>
      <w:ins w:id="445" w:author="Helmreich, Salena" w:date="2026-04-16T15:40:00Z">
        <w:r w:rsidRPr="003D4ED5">
          <w:rPr>
            <w:rFonts w:ascii="Times New Roman" w:hAnsi="Times New Roman" w:cs="Times New Roman"/>
            <w:sz w:val="24"/>
            <w:szCs w:val="24"/>
          </w:rPr>
          <w:t xml:space="preserve"> B. </w:t>
        </w:r>
      </w:ins>
      <w:ins w:id="446" w:author="Helmreich, Salena" w:date="2026-04-16T15:40:00Z" w16du:dateUtc="2026-04-16T13:40:00Z">
        <w:r>
          <w:rPr>
            <w:rFonts w:ascii="Times New Roman" w:hAnsi="Times New Roman" w:cs="Times New Roman"/>
            <w:sz w:val="24"/>
            <w:szCs w:val="24"/>
          </w:rPr>
          <w:t>(</w:t>
        </w:r>
      </w:ins>
      <w:ins w:id="447" w:author="Helmreich, Salena" w:date="2026-04-16T15:40:00Z">
        <w:r w:rsidRPr="003D4ED5">
          <w:rPr>
            <w:rFonts w:ascii="Times New Roman" w:hAnsi="Times New Roman" w:cs="Times New Roman"/>
            <w:sz w:val="24"/>
            <w:szCs w:val="24"/>
          </w:rPr>
          <w:t>2014</w:t>
        </w:r>
      </w:ins>
      <w:ins w:id="448" w:author="Helmreich, Salena" w:date="2026-04-16T15:40:00Z" w16du:dateUtc="2026-04-16T13:40:00Z">
        <w:r>
          <w:rPr>
            <w:rFonts w:ascii="Times New Roman" w:hAnsi="Times New Roman" w:cs="Times New Roman"/>
            <w:sz w:val="24"/>
            <w:szCs w:val="24"/>
          </w:rPr>
          <w:t>)</w:t>
        </w:r>
      </w:ins>
      <w:ins w:id="449" w:author="Helmreich, Salena" w:date="2026-04-16T15:40:00Z">
        <w:r w:rsidRPr="003D4ED5">
          <w:rPr>
            <w:rFonts w:ascii="Times New Roman" w:hAnsi="Times New Roman" w:cs="Times New Roman"/>
            <w:sz w:val="24"/>
            <w:szCs w:val="24"/>
          </w:rPr>
          <w:t xml:space="preserve">. The Rise of the Canola Industry in Washington State. </w:t>
        </w:r>
        <w:r w:rsidRPr="003D4ED5">
          <w:rPr>
            <w:rFonts w:ascii="Times New Roman" w:hAnsi="Times New Roman" w:cs="Times New Roman"/>
            <w:i/>
            <w:iCs/>
            <w:sz w:val="24"/>
            <w:szCs w:val="24"/>
            <w:rPrChange w:id="450" w:author="Helmreich, Salena" w:date="2026-04-16T15:40:00Z" w16du:dateUtc="2026-04-16T13:40:00Z">
              <w:rPr>
                <w:rFonts w:ascii="Times New Roman" w:hAnsi="Times New Roman" w:cs="Times New Roman"/>
                <w:sz w:val="24"/>
                <w:szCs w:val="24"/>
              </w:rPr>
            </w:rPrChange>
          </w:rPr>
          <w:t>Washington State University Extension</w:t>
        </w:r>
      </w:ins>
      <w:ins w:id="451" w:author="Helmreich, Salena" w:date="2026-04-16T15:40:00Z" w16du:dateUtc="2026-04-16T13:40:00Z">
        <w:r>
          <w:rPr>
            <w:rFonts w:ascii="Times New Roman" w:hAnsi="Times New Roman" w:cs="Times New Roman"/>
            <w:i/>
            <w:iCs/>
            <w:sz w:val="24"/>
            <w:szCs w:val="24"/>
          </w:rPr>
          <w:t>.</w:t>
        </w:r>
      </w:ins>
      <w:ins w:id="452" w:author="Helmreich, Salena" w:date="2026-04-16T15:40:00Z">
        <w:r w:rsidRPr="003D4ED5">
          <w:rPr>
            <w:rFonts w:ascii="Times New Roman" w:hAnsi="Times New Roman" w:cs="Times New Roman"/>
            <w:sz w:val="24"/>
            <w:szCs w:val="24"/>
          </w:rPr>
          <w:t xml:space="preserve"> Field Day Abstracts: Highlights of Research Progress Report No.: 14:1.</w:t>
        </w:r>
      </w:ins>
    </w:p>
    <w:p w14:paraId="63CF2841" w14:textId="77777777" w:rsidR="007C11AA" w:rsidRPr="007C11AA"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USDA National Agricultural Statistics Service (2022</w:t>
      </w:r>
      <w:r w:rsidRPr="007C11AA">
        <w:rPr>
          <w:rFonts w:ascii="Times New Roman" w:hAnsi="Times New Roman" w:cs="Times New Roman"/>
          <w:sz w:val="24"/>
          <w:szCs w:val="24"/>
        </w:rPr>
        <w:t>a</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Cropland Data Layer</w:t>
      </w:r>
      <w:r w:rsidRPr="00186C46">
        <w:rPr>
          <w:rFonts w:ascii="Times New Roman" w:hAnsi="Times New Roman" w:cs="Times New Roman"/>
          <w:sz w:val="24"/>
          <w:szCs w:val="24"/>
        </w:rPr>
        <w:t xml:space="preserve">. https://nassgeodata.gmu.edu/CropScape/ </w:t>
      </w:r>
      <w:r w:rsidRPr="007C11AA">
        <w:rPr>
          <w:rFonts w:ascii="Times New Roman" w:hAnsi="Times New Roman" w:cs="Times New Roman"/>
          <w:sz w:val="24"/>
          <w:szCs w:val="24"/>
        </w:rPr>
        <w:t>(accessed 17 Apr 2023).</w:t>
      </w:r>
    </w:p>
    <w:p w14:paraId="1D4841D9"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USDA National Agricultural Statistics Service (20</w:t>
      </w:r>
      <w:r w:rsidRPr="007C11AA">
        <w:rPr>
          <w:rFonts w:ascii="Times New Roman" w:hAnsi="Times New Roman" w:cs="Times New Roman"/>
          <w:sz w:val="24"/>
          <w:szCs w:val="24"/>
        </w:rPr>
        <w:t>22b</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N</w:t>
      </w:r>
      <w:r w:rsidRPr="007C11AA">
        <w:rPr>
          <w:rFonts w:ascii="Times New Roman" w:hAnsi="Times New Roman" w:cs="Times New Roman"/>
          <w:i/>
          <w:iCs/>
          <w:sz w:val="24"/>
          <w:szCs w:val="24"/>
        </w:rPr>
        <w:t>ational Agricultural Statistics Service</w:t>
      </w:r>
      <w:r w:rsidRPr="00186C46">
        <w:rPr>
          <w:rFonts w:ascii="Times New Roman" w:hAnsi="Times New Roman" w:cs="Times New Roman"/>
          <w:i/>
          <w:iCs/>
          <w:sz w:val="24"/>
          <w:szCs w:val="24"/>
        </w:rPr>
        <w:t>– Quick Stats</w:t>
      </w:r>
      <w:r w:rsidRPr="00186C46">
        <w:rPr>
          <w:rFonts w:ascii="Times New Roman" w:hAnsi="Times New Roman" w:cs="Times New Roman"/>
          <w:sz w:val="24"/>
          <w:szCs w:val="24"/>
        </w:rPr>
        <w:t>. https://data.nal.usda.gov/dataset/nass-quick-stats (</w:t>
      </w:r>
      <w:r w:rsidRPr="007C11AA">
        <w:rPr>
          <w:rFonts w:ascii="Times New Roman" w:hAnsi="Times New Roman" w:cs="Times New Roman"/>
          <w:sz w:val="24"/>
          <w:szCs w:val="24"/>
        </w:rPr>
        <w:t>accessed 17 Apr 2023</w:t>
      </w:r>
      <w:r w:rsidRPr="00186C46">
        <w:rPr>
          <w:rFonts w:ascii="Times New Roman" w:hAnsi="Times New Roman" w:cs="Times New Roman"/>
          <w:sz w:val="24"/>
          <w:szCs w:val="24"/>
        </w:rPr>
        <w:t>).</w:t>
      </w:r>
      <w:r w:rsidRPr="007C11AA">
        <w:rPr>
          <w:rFonts w:ascii="Times New Roman" w:hAnsi="Times New Roman" w:cs="Times New Roman"/>
          <w:sz w:val="24"/>
          <w:szCs w:val="24"/>
        </w:rPr>
        <w:t xml:space="preserve"> </w:t>
      </w:r>
    </w:p>
    <w:p w14:paraId="7812DB73"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Westphal, C., Steffan</w:t>
      </w:r>
      <w:r w:rsidRPr="00186C46">
        <w:rPr>
          <w:rFonts w:ascii="Times New Roman" w:hAnsi="Times New Roman" w:cs="Times New Roman"/>
          <w:sz w:val="24"/>
          <w:szCs w:val="24"/>
        </w:rPr>
        <w:noBreakHyphen/>
        <w:t xml:space="preserve">Dewenter, I., &amp; </w:t>
      </w:r>
      <w:proofErr w:type="spellStart"/>
      <w:r w:rsidRPr="00186C46">
        <w:rPr>
          <w:rFonts w:ascii="Times New Roman" w:hAnsi="Times New Roman" w:cs="Times New Roman"/>
          <w:sz w:val="24"/>
          <w:szCs w:val="24"/>
        </w:rPr>
        <w:t>Tscharntke</w:t>
      </w:r>
      <w:proofErr w:type="spellEnd"/>
      <w:r w:rsidRPr="00186C46">
        <w:rPr>
          <w:rFonts w:ascii="Times New Roman" w:hAnsi="Times New Roman" w:cs="Times New Roman"/>
          <w:sz w:val="24"/>
          <w:szCs w:val="24"/>
        </w:rPr>
        <w:t>, T. (2009). Mass</w:t>
      </w:r>
      <w:r w:rsidRPr="00186C46">
        <w:rPr>
          <w:rFonts w:ascii="Times New Roman" w:hAnsi="Times New Roman" w:cs="Times New Roman"/>
          <w:sz w:val="24"/>
          <w:szCs w:val="24"/>
        </w:rPr>
        <w:noBreakHyphen/>
        <w:t xml:space="preserve">flowering oilseed rape improves early colony growth but not sexual reproduction of bumblebees. </w:t>
      </w:r>
      <w:r w:rsidRPr="00186C46">
        <w:rPr>
          <w:rFonts w:ascii="Times New Roman" w:hAnsi="Times New Roman" w:cs="Times New Roman"/>
          <w:i/>
          <w:iCs/>
          <w:sz w:val="24"/>
          <w:szCs w:val="24"/>
        </w:rPr>
        <w:t>Journal of Applied Ecology</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46</w:t>
      </w:r>
      <w:r w:rsidRPr="00186C46">
        <w:rPr>
          <w:rFonts w:ascii="Times New Roman" w:hAnsi="Times New Roman" w:cs="Times New Roman"/>
          <w:sz w:val="24"/>
          <w:szCs w:val="24"/>
        </w:rPr>
        <w:t>, 187–193. https://doi.org/10.1111/j.1365-2664.2008.01580.x</w:t>
      </w:r>
      <w:r w:rsidRPr="007C11AA">
        <w:rPr>
          <w:rFonts w:ascii="Times New Roman" w:hAnsi="Times New Roman" w:cs="Times New Roman"/>
          <w:sz w:val="24"/>
          <w:szCs w:val="24"/>
        </w:rPr>
        <w:t>.</w:t>
      </w:r>
    </w:p>
    <w:p w14:paraId="0679BEC5"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Wickham, H., Averick, M., Bryan, J., </w:t>
      </w:r>
      <w:r w:rsidRPr="007C11AA">
        <w:rPr>
          <w:rFonts w:ascii="Times New Roman" w:hAnsi="Times New Roman" w:cs="Times New Roman"/>
          <w:sz w:val="24"/>
          <w:szCs w:val="24"/>
        </w:rPr>
        <w:t>Chang, W., McGowan L. D., Francois, R., Grolemund, G., Hayes, A., Henry, L., Hester, J., Kuhn, M., Pedersen, T. L., Miller, E., Bache, S. M., Muller, K., Ooms, J., Robinson, D., Seidel, D. P., Spinu, V., … Yutani, H.</w:t>
      </w:r>
      <w:r w:rsidRPr="00186C46">
        <w:rPr>
          <w:rFonts w:ascii="Times New Roman" w:hAnsi="Times New Roman" w:cs="Times New Roman"/>
          <w:sz w:val="24"/>
          <w:szCs w:val="24"/>
        </w:rPr>
        <w:t xml:space="preserve"> (2019). Welcome to the tidyverse. </w:t>
      </w:r>
      <w:r w:rsidRPr="00186C46">
        <w:rPr>
          <w:rFonts w:ascii="Times New Roman" w:hAnsi="Times New Roman" w:cs="Times New Roman"/>
          <w:i/>
          <w:iCs/>
          <w:sz w:val="24"/>
          <w:szCs w:val="24"/>
        </w:rPr>
        <w:t xml:space="preserve">Journal of </w:t>
      </w:r>
      <w:proofErr w:type="gramStart"/>
      <w:r w:rsidRPr="00186C46">
        <w:rPr>
          <w:rFonts w:ascii="Times New Roman" w:hAnsi="Times New Roman" w:cs="Times New Roman"/>
          <w:i/>
          <w:iCs/>
          <w:sz w:val="24"/>
          <w:szCs w:val="24"/>
        </w:rPr>
        <w:t>Open Source</w:t>
      </w:r>
      <w:proofErr w:type="gramEnd"/>
      <w:r w:rsidRPr="00186C46">
        <w:rPr>
          <w:rFonts w:ascii="Times New Roman" w:hAnsi="Times New Roman" w:cs="Times New Roman"/>
          <w:i/>
          <w:iCs/>
          <w:sz w:val="24"/>
          <w:szCs w:val="24"/>
        </w:rPr>
        <w:t xml:space="preserve"> Software</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4</w:t>
      </w:r>
      <w:r w:rsidRPr="00186C46">
        <w:rPr>
          <w:rFonts w:ascii="Times New Roman" w:hAnsi="Times New Roman" w:cs="Times New Roman"/>
          <w:sz w:val="24"/>
          <w:szCs w:val="24"/>
        </w:rPr>
        <w:t>, 1686. https://doi.org/10.21105/joss.01686</w:t>
      </w:r>
      <w:r w:rsidRPr="007C11AA">
        <w:rPr>
          <w:rFonts w:ascii="Times New Roman" w:hAnsi="Times New Roman" w:cs="Times New Roman"/>
          <w:sz w:val="24"/>
          <w:szCs w:val="24"/>
        </w:rPr>
        <w:t>.</w:t>
      </w:r>
    </w:p>
    <w:p w14:paraId="079845F0"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Wood, S., &amp; </w:t>
      </w:r>
      <w:proofErr w:type="spellStart"/>
      <w:r w:rsidRPr="00186C46">
        <w:rPr>
          <w:rFonts w:ascii="Times New Roman" w:hAnsi="Times New Roman" w:cs="Times New Roman"/>
          <w:sz w:val="24"/>
          <w:szCs w:val="24"/>
        </w:rPr>
        <w:t>Scheipl</w:t>
      </w:r>
      <w:proofErr w:type="spellEnd"/>
      <w:r w:rsidRPr="00186C46">
        <w:rPr>
          <w:rFonts w:ascii="Times New Roman" w:hAnsi="Times New Roman" w:cs="Times New Roman"/>
          <w:sz w:val="24"/>
          <w:szCs w:val="24"/>
        </w:rPr>
        <w:t>, F. (2025). gamm4: Generalized additive mixed models using “</w:t>
      </w:r>
      <w:proofErr w:type="spellStart"/>
      <w:r w:rsidRPr="00186C46">
        <w:rPr>
          <w:rFonts w:ascii="Times New Roman" w:hAnsi="Times New Roman" w:cs="Times New Roman"/>
          <w:sz w:val="24"/>
          <w:szCs w:val="24"/>
        </w:rPr>
        <w:t>mgcv</w:t>
      </w:r>
      <w:proofErr w:type="spellEnd"/>
      <w:r w:rsidRPr="00186C46">
        <w:rPr>
          <w:rFonts w:ascii="Times New Roman" w:hAnsi="Times New Roman" w:cs="Times New Roman"/>
          <w:sz w:val="24"/>
          <w:szCs w:val="24"/>
        </w:rPr>
        <w:t>” and “lme4.” https://cran.r-project.org/web/packages/gamm4/index.html</w:t>
      </w:r>
      <w:r w:rsidRPr="007C11AA">
        <w:rPr>
          <w:rFonts w:ascii="Times New Roman" w:hAnsi="Times New Roman" w:cs="Times New Roman"/>
          <w:sz w:val="24"/>
          <w:szCs w:val="24"/>
        </w:rPr>
        <w:t xml:space="preserve"> (accessed 24 Dec 2025).</w:t>
      </w:r>
    </w:p>
    <w:p w14:paraId="77BFCEC4" w14:textId="77777777" w:rsidR="007C11AA" w:rsidRPr="00186C46"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t xml:space="preserve">Woodcock, B. A., Edwards, M., Redhead, J., </w:t>
      </w:r>
      <w:r w:rsidRPr="007C11AA">
        <w:rPr>
          <w:rFonts w:ascii="Times New Roman" w:hAnsi="Times New Roman" w:cs="Times New Roman"/>
          <w:sz w:val="24"/>
          <w:szCs w:val="24"/>
        </w:rPr>
        <w:t>Meek, W. R., Nuttall, P., Falk, S., Nowakowski, M., &amp; Pywell, R. F.</w:t>
      </w:r>
      <w:r w:rsidRPr="00186C46">
        <w:rPr>
          <w:rFonts w:ascii="Times New Roman" w:hAnsi="Times New Roman" w:cs="Times New Roman"/>
          <w:sz w:val="24"/>
          <w:szCs w:val="24"/>
        </w:rPr>
        <w:t xml:space="preserve"> (2013). Crop flower visitation by honeybees, bumblebees and solitary bees: </w:t>
      </w:r>
      <w:proofErr w:type="spellStart"/>
      <w:r w:rsidRPr="007C11AA">
        <w:rPr>
          <w:rFonts w:ascii="Times New Roman" w:hAnsi="Times New Roman" w:cs="Times New Roman"/>
          <w:sz w:val="24"/>
          <w:szCs w:val="24"/>
        </w:rPr>
        <w:t>b</w:t>
      </w:r>
      <w:r w:rsidRPr="00186C46">
        <w:rPr>
          <w:rFonts w:ascii="Times New Roman" w:hAnsi="Times New Roman" w:cs="Times New Roman"/>
          <w:sz w:val="24"/>
          <w:szCs w:val="24"/>
        </w:rPr>
        <w:t>ehavioural</w:t>
      </w:r>
      <w:proofErr w:type="spellEnd"/>
      <w:r w:rsidRPr="00186C46">
        <w:rPr>
          <w:rFonts w:ascii="Times New Roman" w:hAnsi="Times New Roman" w:cs="Times New Roman"/>
          <w:sz w:val="24"/>
          <w:szCs w:val="24"/>
        </w:rPr>
        <w:t xml:space="preserve"> differences and </w:t>
      </w:r>
      <w:proofErr w:type="gramStart"/>
      <w:r w:rsidRPr="00186C46">
        <w:rPr>
          <w:rFonts w:ascii="Times New Roman" w:hAnsi="Times New Roman" w:cs="Times New Roman"/>
          <w:sz w:val="24"/>
          <w:szCs w:val="24"/>
        </w:rPr>
        <w:t>diversity</w:t>
      </w:r>
      <w:proofErr w:type="gramEnd"/>
      <w:r w:rsidRPr="00186C46">
        <w:rPr>
          <w:rFonts w:ascii="Times New Roman" w:hAnsi="Times New Roman" w:cs="Times New Roman"/>
          <w:sz w:val="24"/>
          <w:szCs w:val="24"/>
        </w:rPr>
        <w:t xml:space="preserve"> responses to landscape. </w:t>
      </w:r>
      <w:r w:rsidRPr="00186C46">
        <w:rPr>
          <w:rFonts w:ascii="Times New Roman" w:hAnsi="Times New Roman" w:cs="Times New Roman"/>
          <w:i/>
          <w:iCs/>
          <w:sz w:val="24"/>
          <w:szCs w:val="24"/>
        </w:rPr>
        <w:t>Agriculture, Ecosystems &amp; Environment</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171</w:t>
      </w:r>
      <w:r w:rsidRPr="00186C46">
        <w:rPr>
          <w:rFonts w:ascii="Times New Roman" w:hAnsi="Times New Roman" w:cs="Times New Roman"/>
          <w:sz w:val="24"/>
          <w:szCs w:val="24"/>
        </w:rPr>
        <w:t>, 1–8. https://doi.org/10.1016/j.agee.2013.03.005</w:t>
      </w:r>
      <w:r w:rsidRPr="007C11AA">
        <w:rPr>
          <w:rFonts w:ascii="Times New Roman" w:hAnsi="Times New Roman" w:cs="Times New Roman"/>
          <w:sz w:val="24"/>
          <w:szCs w:val="24"/>
        </w:rPr>
        <w:t>.</w:t>
      </w:r>
    </w:p>
    <w:p w14:paraId="146C3974" w14:textId="0A5BDD54" w:rsidR="007C11AA" w:rsidRPr="007C11AA" w:rsidRDefault="007C11AA" w:rsidP="007C11AA">
      <w:pPr>
        <w:spacing w:after="0" w:line="480" w:lineRule="auto"/>
        <w:ind w:left="360" w:hanging="360"/>
        <w:rPr>
          <w:rFonts w:ascii="Times New Roman" w:hAnsi="Times New Roman" w:cs="Times New Roman"/>
          <w:sz w:val="24"/>
          <w:szCs w:val="24"/>
        </w:rPr>
      </w:pPr>
      <w:r w:rsidRPr="00186C46">
        <w:rPr>
          <w:rFonts w:ascii="Times New Roman" w:hAnsi="Times New Roman" w:cs="Times New Roman"/>
          <w:sz w:val="24"/>
          <w:szCs w:val="24"/>
        </w:rPr>
        <w:lastRenderedPageBreak/>
        <w:t xml:space="preserve">Zurbuchen, A., Landert, L., Klaiber, J., </w:t>
      </w:r>
      <w:r w:rsidRPr="007C11AA">
        <w:rPr>
          <w:rFonts w:ascii="Times New Roman" w:hAnsi="Times New Roman" w:cs="Times New Roman"/>
          <w:sz w:val="24"/>
          <w:szCs w:val="24"/>
        </w:rPr>
        <w:t xml:space="preserve">Muller, A., Hein, S., </w:t>
      </w:r>
      <w:ins w:id="453" w:author="Helmreich, Salena" w:date="2026-04-16T15:58:00Z" w16du:dateUtc="2026-04-16T13:58:00Z">
        <w:r w:rsidR="00C11042">
          <w:rPr>
            <w:rFonts w:ascii="Times New Roman" w:hAnsi="Times New Roman" w:cs="Times New Roman"/>
            <w:sz w:val="24"/>
            <w:szCs w:val="24"/>
          </w:rPr>
          <w:t xml:space="preserve">&amp; </w:t>
        </w:r>
      </w:ins>
      <w:r w:rsidRPr="007C11AA">
        <w:rPr>
          <w:rFonts w:ascii="Times New Roman" w:hAnsi="Times New Roman" w:cs="Times New Roman"/>
          <w:sz w:val="24"/>
          <w:szCs w:val="24"/>
        </w:rPr>
        <w:t>Dorn, S.</w:t>
      </w:r>
      <w:r w:rsidRPr="00186C46">
        <w:rPr>
          <w:rFonts w:ascii="Times New Roman" w:hAnsi="Times New Roman" w:cs="Times New Roman"/>
          <w:sz w:val="24"/>
          <w:szCs w:val="24"/>
        </w:rPr>
        <w:t xml:space="preserve"> (2010). Maximum foraging ranges in solitary bees: Only few individuals have the capability to cover long foraging distances. </w:t>
      </w:r>
      <w:r w:rsidRPr="00186C46">
        <w:rPr>
          <w:rFonts w:ascii="Times New Roman" w:hAnsi="Times New Roman" w:cs="Times New Roman"/>
          <w:i/>
          <w:iCs/>
          <w:sz w:val="24"/>
          <w:szCs w:val="24"/>
        </w:rPr>
        <w:t>Biological Conservation</w:t>
      </w:r>
      <w:r w:rsidRPr="00186C46">
        <w:rPr>
          <w:rFonts w:ascii="Times New Roman" w:hAnsi="Times New Roman" w:cs="Times New Roman"/>
          <w:sz w:val="24"/>
          <w:szCs w:val="24"/>
        </w:rPr>
        <w:t xml:space="preserve">, </w:t>
      </w:r>
      <w:r w:rsidRPr="00186C46">
        <w:rPr>
          <w:rFonts w:ascii="Times New Roman" w:hAnsi="Times New Roman" w:cs="Times New Roman"/>
          <w:i/>
          <w:iCs/>
          <w:sz w:val="24"/>
          <w:szCs w:val="24"/>
        </w:rPr>
        <w:t>143</w:t>
      </w:r>
      <w:r w:rsidRPr="00186C46">
        <w:rPr>
          <w:rFonts w:ascii="Times New Roman" w:hAnsi="Times New Roman" w:cs="Times New Roman"/>
          <w:sz w:val="24"/>
          <w:szCs w:val="24"/>
        </w:rPr>
        <w:t>, 669–676</w:t>
      </w:r>
      <w:ins w:id="454" w:author="Helmreich, Salena" w:date="2026-04-16T15:41:00Z" w16du:dateUtc="2026-04-16T13:41:00Z">
        <w:r w:rsidR="00514D1A">
          <w:rPr>
            <w:rFonts w:ascii="Times New Roman" w:hAnsi="Times New Roman" w:cs="Times New Roman"/>
            <w:sz w:val="24"/>
            <w:szCs w:val="24"/>
          </w:rPr>
          <w:t xml:space="preserve">. </w:t>
        </w:r>
      </w:ins>
      <w:del w:id="455" w:author="Helmreich, Salena" w:date="2026-04-16T15:41:00Z" w16du:dateUtc="2026-04-16T13:41:00Z">
        <w:r w:rsidRPr="00186C46" w:rsidDel="00514D1A">
          <w:rPr>
            <w:rFonts w:ascii="Times New Roman" w:hAnsi="Times New Roman" w:cs="Times New Roman"/>
            <w:sz w:val="24"/>
            <w:szCs w:val="24"/>
          </w:rPr>
          <w:delText xml:space="preserve">. </w:delText>
        </w:r>
      </w:del>
      <w:r w:rsidRPr="00186C46">
        <w:rPr>
          <w:rFonts w:ascii="Times New Roman" w:hAnsi="Times New Roman" w:cs="Times New Roman"/>
          <w:sz w:val="24"/>
          <w:szCs w:val="24"/>
        </w:rPr>
        <w:t>https://doi.org/10.1016/j.biocon.2009.12.003</w:t>
      </w:r>
      <w:r w:rsidRPr="007C11AA">
        <w:rPr>
          <w:rFonts w:ascii="Times New Roman" w:hAnsi="Times New Roman" w:cs="Times New Roman"/>
          <w:sz w:val="24"/>
          <w:szCs w:val="24"/>
        </w:rPr>
        <w:t>.</w:t>
      </w:r>
    </w:p>
    <w:p w14:paraId="4AF10A6E" w14:textId="63C84C01" w:rsidR="00296188" w:rsidRPr="007C11AA" w:rsidRDefault="007C11AA" w:rsidP="007C11AA">
      <w:pPr>
        <w:spacing w:after="0" w:line="480" w:lineRule="auto"/>
        <w:ind w:left="360" w:hanging="360"/>
        <w:rPr>
          <w:rFonts w:ascii="Times New Roman" w:hAnsi="Times New Roman" w:cs="Times New Roman"/>
        </w:rPr>
      </w:pPr>
      <w:r w:rsidRPr="007C11AA">
        <w:rPr>
          <w:rFonts w:ascii="Times New Roman" w:hAnsi="Times New Roman" w:cs="Times New Roman"/>
          <w:sz w:val="24"/>
          <w:szCs w:val="24"/>
        </w:rPr>
        <w:t xml:space="preserve">Zuur, A. F., </w:t>
      </w:r>
      <w:proofErr w:type="spellStart"/>
      <w:r w:rsidRPr="007C11AA">
        <w:rPr>
          <w:rFonts w:ascii="Times New Roman" w:hAnsi="Times New Roman" w:cs="Times New Roman"/>
          <w:sz w:val="24"/>
          <w:szCs w:val="24"/>
        </w:rPr>
        <w:t>Ieno</w:t>
      </w:r>
      <w:proofErr w:type="spellEnd"/>
      <w:r w:rsidRPr="007C11AA">
        <w:rPr>
          <w:rFonts w:ascii="Times New Roman" w:hAnsi="Times New Roman" w:cs="Times New Roman"/>
          <w:sz w:val="24"/>
          <w:szCs w:val="24"/>
        </w:rPr>
        <w:t xml:space="preserve">, E. N., </w:t>
      </w:r>
      <w:ins w:id="456" w:author="Helmreich, Salena" w:date="2026-04-16T15:59:00Z" w16du:dateUtc="2026-04-16T13:59:00Z">
        <w:r w:rsidR="00C11042">
          <w:rPr>
            <w:rFonts w:ascii="Times New Roman" w:hAnsi="Times New Roman" w:cs="Times New Roman"/>
            <w:sz w:val="24"/>
            <w:szCs w:val="24"/>
          </w:rPr>
          <w:t xml:space="preserve">&amp; </w:t>
        </w:r>
      </w:ins>
      <w:r w:rsidRPr="007C11AA">
        <w:rPr>
          <w:rFonts w:ascii="Times New Roman" w:hAnsi="Times New Roman" w:cs="Times New Roman"/>
          <w:sz w:val="24"/>
          <w:szCs w:val="24"/>
        </w:rPr>
        <w:t xml:space="preserve">Elphick, C. S. (2010). A protocol for data exploration to avoid common statistical problems. </w:t>
      </w:r>
      <w:r w:rsidRPr="007C11AA">
        <w:rPr>
          <w:rFonts w:ascii="Times New Roman" w:hAnsi="Times New Roman" w:cs="Times New Roman"/>
          <w:i/>
          <w:iCs/>
          <w:sz w:val="24"/>
          <w:szCs w:val="24"/>
        </w:rPr>
        <w:t>Methods in Ecology and Evolution</w:t>
      </w:r>
      <w:r w:rsidRPr="007C11AA">
        <w:rPr>
          <w:rFonts w:ascii="Times New Roman" w:hAnsi="Times New Roman" w:cs="Times New Roman"/>
          <w:sz w:val="24"/>
          <w:szCs w:val="24"/>
        </w:rPr>
        <w:t xml:space="preserve">, </w:t>
      </w:r>
      <w:r w:rsidRPr="007C11AA">
        <w:rPr>
          <w:rFonts w:ascii="Times New Roman" w:hAnsi="Times New Roman" w:cs="Times New Roman"/>
          <w:i/>
          <w:iCs/>
          <w:sz w:val="24"/>
          <w:szCs w:val="24"/>
        </w:rPr>
        <w:t>1</w:t>
      </w:r>
      <w:r w:rsidRPr="007C11AA">
        <w:rPr>
          <w:rFonts w:ascii="Times New Roman" w:hAnsi="Times New Roman" w:cs="Times New Roman"/>
          <w:sz w:val="24"/>
          <w:szCs w:val="24"/>
        </w:rPr>
        <w:t>, 3-14. https://doi.org/10.1111/j.2041-210X.2009.00001.x.</w:t>
      </w:r>
      <w:r w:rsidR="00296188">
        <w:rPr>
          <w:rFonts w:ascii="Times New Roman" w:hAnsi="Times New Roman" w:cs="Times New Roman"/>
          <w:b/>
          <w:bCs/>
          <w:sz w:val="24"/>
          <w:szCs w:val="24"/>
        </w:rPr>
        <w:br w:type="page"/>
      </w:r>
    </w:p>
    <w:p w14:paraId="499A9BCF" w14:textId="58CCD971" w:rsidR="00217A7C" w:rsidRDefault="00217A7C" w:rsidP="00217A7C">
      <w:pPr>
        <w:spacing w:after="0" w:line="480" w:lineRule="auto"/>
        <w:rPr>
          <w:rFonts w:ascii="Times New Roman" w:hAnsi="Times New Roman" w:cs="Times New Roman"/>
          <w:sz w:val="24"/>
          <w:szCs w:val="24"/>
        </w:rPr>
      </w:pPr>
      <w:commentRangeStart w:id="457"/>
      <w:r w:rsidRPr="14461279">
        <w:rPr>
          <w:rFonts w:ascii="Times New Roman" w:hAnsi="Times New Roman" w:cs="Times New Roman"/>
          <w:b/>
          <w:bCs/>
          <w:sz w:val="24"/>
          <w:szCs w:val="24"/>
        </w:rPr>
        <w:lastRenderedPageBreak/>
        <w:t>T</w:t>
      </w:r>
      <w:r w:rsidR="00201A22">
        <w:rPr>
          <w:rFonts w:ascii="Times New Roman" w:hAnsi="Times New Roman" w:cs="Times New Roman"/>
          <w:b/>
          <w:bCs/>
          <w:sz w:val="24"/>
          <w:szCs w:val="24"/>
        </w:rPr>
        <w:t>ABLE</w:t>
      </w:r>
      <w:r w:rsidRPr="14461279">
        <w:rPr>
          <w:rFonts w:ascii="Times New Roman" w:hAnsi="Times New Roman" w:cs="Times New Roman"/>
          <w:b/>
          <w:bCs/>
          <w:sz w:val="24"/>
          <w:szCs w:val="24"/>
        </w:rPr>
        <w:t xml:space="preserve"> 1. </w:t>
      </w:r>
      <w:r w:rsidRPr="14461279">
        <w:rPr>
          <w:rFonts w:ascii="Times New Roman" w:hAnsi="Times New Roman" w:cs="Times New Roman"/>
          <w:sz w:val="24"/>
          <w:szCs w:val="24"/>
        </w:rPr>
        <w:t>Statistics from the PERMANOVA fitting a matrix of bee community composition as a function of canola fields (whether bees were collected directly in or outside of canola fields), collection date, canola saturation (the proportion of canola in the surrounding 2</w:t>
      </w:r>
      <w:r w:rsidR="00376DED">
        <w:rPr>
          <w:rFonts w:ascii="Times New Roman" w:hAnsi="Times New Roman" w:cs="Times New Roman"/>
          <w:sz w:val="24"/>
          <w:szCs w:val="24"/>
        </w:rPr>
        <w:t xml:space="preserve"> </w:t>
      </w:r>
      <w:r w:rsidRPr="14461279">
        <w:rPr>
          <w:rFonts w:ascii="Times New Roman" w:hAnsi="Times New Roman" w:cs="Times New Roman"/>
          <w:sz w:val="24"/>
          <w:szCs w:val="24"/>
        </w:rPr>
        <w:t xml:space="preserve">km radius), plant richness, and plant Shannon diversity. Canola saturation </w:t>
      </w:r>
      <w:proofErr w:type="gramStart"/>
      <w:r w:rsidRPr="14461279">
        <w:rPr>
          <w:rFonts w:ascii="Times New Roman" w:hAnsi="Times New Roman" w:cs="Times New Roman"/>
          <w:sz w:val="24"/>
          <w:szCs w:val="24"/>
        </w:rPr>
        <w:t>was fit</w:t>
      </w:r>
      <w:proofErr w:type="gramEnd"/>
      <w:r w:rsidRPr="14461279">
        <w:rPr>
          <w:rFonts w:ascii="Times New Roman" w:hAnsi="Times New Roman" w:cs="Times New Roman"/>
          <w:sz w:val="24"/>
          <w:szCs w:val="24"/>
        </w:rPr>
        <w:t xml:space="preserve"> with a spline term (</w:t>
      </w:r>
      <w:proofErr w:type="spellStart"/>
      <w:r w:rsidRPr="14461279">
        <w:rPr>
          <w:rFonts w:ascii="Times New Roman" w:hAnsi="Times New Roman" w:cs="Times New Roman"/>
          <w:sz w:val="24"/>
          <w:szCs w:val="24"/>
        </w:rPr>
        <w:t>df</w:t>
      </w:r>
      <w:proofErr w:type="spellEnd"/>
      <w:r w:rsidRPr="14461279">
        <w:rPr>
          <w:rFonts w:ascii="Times New Roman" w:hAnsi="Times New Roman" w:cs="Times New Roman"/>
          <w:sz w:val="24"/>
          <w:szCs w:val="24"/>
        </w:rPr>
        <w:t xml:space="preserve"> = 5).</w:t>
      </w:r>
      <w:commentRangeEnd w:id="457"/>
      <w:r w:rsidR="00D02CCD">
        <w:rPr>
          <w:rStyle w:val="CommentReference"/>
          <w:rFonts w:ascii="Times New Roman" w:hAnsi="Times New Roman" w:cs="Times New Roman"/>
          <w:sz w:val="24"/>
          <w:szCs w:val="24"/>
        </w:rPr>
        <w:commentReference w:id="457"/>
      </w:r>
    </w:p>
    <w:tbl>
      <w:tblPr>
        <w:tblStyle w:val="TableGrid"/>
        <w:tblW w:w="0" w:type="auto"/>
        <w:tblLook w:val="04A0" w:firstRow="1" w:lastRow="0" w:firstColumn="1" w:lastColumn="0" w:noHBand="0" w:noVBand="1"/>
      </w:tblPr>
      <w:tblGrid>
        <w:gridCol w:w="3145"/>
        <w:gridCol w:w="806"/>
        <w:gridCol w:w="1714"/>
        <w:gridCol w:w="1080"/>
        <w:gridCol w:w="1080"/>
        <w:gridCol w:w="1170"/>
      </w:tblGrid>
      <w:tr w:rsidR="00635B05" w14:paraId="76C3370C" w14:textId="77777777" w:rsidTr="00635B05">
        <w:trPr>
          <w:trHeight w:hRule="exact" w:val="360"/>
        </w:trPr>
        <w:tc>
          <w:tcPr>
            <w:tcW w:w="3145" w:type="dxa"/>
          </w:tcPr>
          <w:p w14:paraId="527EC4BB" w14:textId="07AF719C" w:rsidR="00635B05" w:rsidRPr="00635B05" w:rsidRDefault="00635B05" w:rsidP="00635B05">
            <w:pPr>
              <w:spacing w:line="480" w:lineRule="auto"/>
              <w:rPr>
                <w:rFonts w:ascii="Times New Roman" w:hAnsi="Times New Roman" w:cs="Times New Roman"/>
                <w:b/>
                <w:bCs/>
                <w:sz w:val="24"/>
                <w:szCs w:val="24"/>
              </w:rPr>
            </w:pPr>
            <w:r w:rsidRPr="00635B05">
              <w:rPr>
                <w:rFonts w:ascii="Times New Roman" w:hAnsi="Times New Roman" w:cs="Times New Roman"/>
                <w:b/>
                <w:bCs/>
                <w:sz w:val="24"/>
                <w:szCs w:val="24"/>
              </w:rPr>
              <w:t>Factor</w:t>
            </w:r>
          </w:p>
        </w:tc>
        <w:tc>
          <w:tcPr>
            <w:tcW w:w="806" w:type="dxa"/>
          </w:tcPr>
          <w:p w14:paraId="644E10C6" w14:textId="18C6F4E8" w:rsidR="00635B05" w:rsidRPr="00635B05" w:rsidRDefault="00635B05" w:rsidP="00635B05">
            <w:pPr>
              <w:spacing w:line="480" w:lineRule="auto"/>
              <w:jc w:val="center"/>
              <w:rPr>
                <w:rFonts w:ascii="Times New Roman" w:hAnsi="Times New Roman" w:cs="Times New Roman"/>
                <w:b/>
                <w:bCs/>
                <w:sz w:val="24"/>
                <w:szCs w:val="24"/>
              </w:rPr>
            </w:pPr>
            <w:proofErr w:type="spellStart"/>
            <w:r w:rsidRPr="00635B05">
              <w:rPr>
                <w:rFonts w:ascii="Times New Roman" w:hAnsi="Times New Roman" w:cs="Times New Roman"/>
                <w:b/>
                <w:bCs/>
                <w:sz w:val="24"/>
                <w:szCs w:val="24"/>
              </w:rPr>
              <w:t>df</w:t>
            </w:r>
            <w:proofErr w:type="spellEnd"/>
          </w:p>
        </w:tc>
        <w:tc>
          <w:tcPr>
            <w:tcW w:w="1714" w:type="dxa"/>
          </w:tcPr>
          <w:p w14:paraId="21E669C7" w14:textId="0009BB40" w:rsidR="00635B05" w:rsidRDefault="00635B05" w:rsidP="00635B05">
            <w:pPr>
              <w:spacing w:line="480" w:lineRule="auto"/>
              <w:jc w:val="center"/>
              <w:rPr>
                <w:rFonts w:ascii="Times New Roman" w:hAnsi="Times New Roman" w:cs="Times New Roman"/>
                <w:sz w:val="24"/>
                <w:szCs w:val="24"/>
              </w:rPr>
            </w:pPr>
            <w:r w:rsidRPr="00376DED">
              <w:rPr>
                <w:rFonts w:ascii="Times New Roman" w:eastAsia="Aptos Narrow" w:hAnsi="Times New Roman" w:cs="Times New Roman"/>
                <w:b/>
                <w:bCs/>
                <w:color w:val="000000" w:themeColor="text1"/>
                <w:sz w:val="24"/>
                <w:szCs w:val="24"/>
              </w:rPr>
              <w:t>Σ(squares)</w:t>
            </w:r>
          </w:p>
        </w:tc>
        <w:tc>
          <w:tcPr>
            <w:tcW w:w="1080" w:type="dxa"/>
            <w:vAlign w:val="bottom"/>
          </w:tcPr>
          <w:p w14:paraId="1F74B5B6" w14:textId="5A886754" w:rsidR="00635B05" w:rsidRDefault="00635B05" w:rsidP="00635B05">
            <w:pPr>
              <w:spacing w:line="480" w:lineRule="auto"/>
              <w:jc w:val="center"/>
              <w:rPr>
                <w:rFonts w:ascii="Times New Roman" w:hAnsi="Times New Roman" w:cs="Times New Roman"/>
                <w:sz w:val="24"/>
                <w:szCs w:val="24"/>
              </w:rPr>
            </w:pPr>
            <w:r w:rsidRPr="00376DED">
              <w:rPr>
                <w:rFonts w:ascii="Times New Roman" w:eastAsia="Aptos Narrow" w:hAnsi="Times New Roman" w:cs="Times New Roman"/>
                <w:b/>
                <w:bCs/>
                <w:color w:val="000000" w:themeColor="text1"/>
                <w:sz w:val="24"/>
                <w:szCs w:val="24"/>
              </w:rPr>
              <w:t>R</w:t>
            </w:r>
            <w:r w:rsidRPr="00376DED">
              <w:rPr>
                <w:rFonts w:ascii="Times New Roman" w:eastAsia="Aptos Narrow" w:hAnsi="Times New Roman" w:cs="Times New Roman"/>
                <w:b/>
                <w:bCs/>
                <w:color w:val="000000" w:themeColor="text1"/>
                <w:sz w:val="24"/>
                <w:szCs w:val="24"/>
                <w:vertAlign w:val="superscript"/>
              </w:rPr>
              <w:t>2</w:t>
            </w:r>
          </w:p>
        </w:tc>
        <w:tc>
          <w:tcPr>
            <w:tcW w:w="1080" w:type="dxa"/>
            <w:vAlign w:val="bottom"/>
          </w:tcPr>
          <w:p w14:paraId="5B6BC65B" w14:textId="3DF0DB81" w:rsidR="00635B05" w:rsidRDefault="00635B05" w:rsidP="00635B05">
            <w:pPr>
              <w:spacing w:line="480" w:lineRule="auto"/>
              <w:jc w:val="center"/>
              <w:rPr>
                <w:rFonts w:ascii="Times New Roman" w:hAnsi="Times New Roman" w:cs="Times New Roman"/>
                <w:sz w:val="24"/>
                <w:szCs w:val="24"/>
              </w:rPr>
            </w:pPr>
            <w:r w:rsidRPr="00376DED">
              <w:rPr>
                <w:rFonts w:ascii="Times New Roman" w:eastAsia="Aptos Narrow" w:hAnsi="Times New Roman" w:cs="Times New Roman"/>
                <w:b/>
                <w:bCs/>
                <w:color w:val="000000" w:themeColor="text1"/>
                <w:sz w:val="24"/>
                <w:szCs w:val="24"/>
              </w:rPr>
              <w:t>F</w:t>
            </w:r>
          </w:p>
        </w:tc>
        <w:tc>
          <w:tcPr>
            <w:tcW w:w="1170" w:type="dxa"/>
            <w:vAlign w:val="bottom"/>
          </w:tcPr>
          <w:p w14:paraId="50A57696" w14:textId="5C21C378" w:rsidR="00635B05" w:rsidRDefault="00635B05" w:rsidP="00635B05">
            <w:pPr>
              <w:spacing w:line="480" w:lineRule="auto"/>
              <w:jc w:val="center"/>
              <w:rPr>
                <w:rFonts w:ascii="Times New Roman" w:hAnsi="Times New Roman" w:cs="Times New Roman"/>
                <w:sz w:val="24"/>
                <w:szCs w:val="24"/>
              </w:rPr>
            </w:pPr>
            <w:r w:rsidRPr="00376DED">
              <w:rPr>
                <w:rFonts w:ascii="Times New Roman" w:eastAsia="Aptos Narrow" w:hAnsi="Times New Roman" w:cs="Times New Roman"/>
                <w:b/>
                <w:bCs/>
                <w:color w:val="000000" w:themeColor="text1"/>
                <w:sz w:val="24"/>
                <w:szCs w:val="24"/>
              </w:rPr>
              <w:t>P</w:t>
            </w:r>
          </w:p>
        </w:tc>
      </w:tr>
      <w:tr w:rsidR="00635B05" w14:paraId="4B83C455" w14:textId="77777777" w:rsidTr="00635B05">
        <w:trPr>
          <w:trHeight w:hRule="exact" w:val="360"/>
        </w:trPr>
        <w:tc>
          <w:tcPr>
            <w:tcW w:w="3145" w:type="dxa"/>
          </w:tcPr>
          <w:p w14:paraId="3A23D067" w14:textId="313DEF6F" w:rsidR="00635B05" w:rsidRPr="00635B05" w:rsidRDefault="00635B05" w:rsidP="00635B05">
            <w:pPr>
              <w:spacing w:line="480" w:lineRule="auto"/>
              <w:rPr>
                <w:rFonts w:ascii="Times New Roman" w:hAnsi="Times New Roman" w:cs="Times New Roman"/>
                <w:sz w:val="24"/>
                <w:szCs w:val="24"/>
              </w:rPr>
            </w:pPr>
            <w:r w:rsidRPr="00635B05">
              <w:rPr>
                <w:rFonts w:ascii="Times New Roman" w:hAnsi="Times New Roman" w:cs="Times New Roman"/>
                <w:sz w:val="24"/>
                <w:szCs w:val="24"/>
              </w:rPr>
              <w:t>Canola fields (yes / no)</w:t>
            </w:r>
          </w:p>
        </w:tc>
        <w:tc>
          <w:tcPr>
            <w:tcW w:w="806" w:type="dxa"/>
          </w:tcPr>
          <w:p w14:paraId="0AFEE1CD" w14:textId="6C5940D5"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714" w:type="dxa"/>
          </w:tcPr>
          <w:p w14:paraId="6F293BE7" w14:textId="60DE9002"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1.44</w:t>
            </w:r>
          </w:p>
        </w:tc>
        <w:tc>
          <w:tcPr>
            <w:tcW w:w="1080" w:type="dxa"/>
          </w:tcPr>
          <w:p w14:paraId="1BEC033B" w14:textId="2E22265E"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0.099</w:t>
            </w:r>
          </w:p>
        </w:tc>
        <w:tc>
          <w:tcPr>
            <w:tcW w:w="1080" w:type="dxa"/>
          </w:tcPr>
          <w:p w14:paraId="4844C114" w14:textId="47052537"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5.30</w:t>
            </w:r>
          </w:p>
        </w:tc>
        <w:tc>
          <w:tcPr>
            <w:tcW w:w="1170" w:type="dxa"/>
          </w:tcPr>
          <w:p w14:paraId="10B00385" w14:textId="30C7F603"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0.0010</w:t>
            </w:r>
          </w:p>
        </w:tc>
      </w:tr>
      <w:tr w:rsidR="00635B05" w14:paraId="41B30137" w14:textId="77777777" w:rsidTr="00635B05">
        <w:trPr>
          <w:trHeight w:hRule="exact" w:val="360"/>
        </w:trPr>
        <w:tc>
          <w:tcPr>
            <w:tcW w:w="3145" w:type="dxa"/>
          </w:tcPr>
          <w:p w14:paraId="190FC181" w14:textId="1FD332CE" w:rsidR="00635B05" w:rsidRPr="00635B05" w:rsidRDefault="00635B05" w:rsidP="00635B05">
            <w:pPr>
              <w:spacing w:line="480" w:lineRule="auto"/>
              <w:rPr>
                <w:rFonts w:ascii="Times New Roman" w:hAnsi="Times New Roman" w:cs="Times New Roman"/>
                <w:sz w:val="24"/>
                <w:szCs w:val="24"/>
              </w:rPr>
            </w:pPr>
            <w:r w:rsidRPr="00635B05">
              <w:rPr>
                <w:rFonts w:ascii="Times New Roman" w:hAnsi="Times New Roman" w:cs="Times New Roman"/>
                <w:sz w:val="24"/>
                <w:szCs w:val="24"/>
              </w:rPr>
              <w:t>Collection date</w:t>
            </w:r>
          </w:p>
        </w:tc>
        <w:tc>
          <w:tcPr>
            <w:tcW w:w="806" w:type="dxa"/>
          </w:tcPr>
          <w:p w14:paraId="0C7F366D" w14:textId="461CA512"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714" w:type="dxa"/>
          </w:tcPr>
          <w:p w14:paraId="0757AECB" w14:textId="1165C803"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0.14</w:t>
            </w:r>
          </w:p>
        </w:tc>
        <w:tc>
          <w:tcPr>
            <w:tcW w:w="1080" w:type="dxa"/>
          </w:tcPr>
          <w:p w14:paraId="49D96841" w14:textId="723127C7"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0.010</w:t>
            </w:r>
          </w:p>
        </w:tc>
        <w:tc>
          <w:tcPr>
            <w:tcW w:w="1080" w:type="dxa"/>
          </w:tcPr>
          <w:p w14:paraId="34815C88" w14:textId="08E34857"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0.55</w:t>
            </w:r>
          </w:p>
        </w:tc>
        <w:tc>
          <w:tcPr>
            <w:tcW w:w="1170" w:type="dxa"/>
          </w:tcPr>
          <w:p w14:paraId="61C79BDB" w14:textId="1896AE61"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0.88</w:t>
            </w:r>
          </w:p>
        </w:tc>
      </w:tr>
      <w:tr w:rsidR="00635B05" w14:paraId="5E1F115F" w14:textId="77777777" w:rsidTr="00635B05">
        <w:trPr>
          <w:trHeight w:hRule="exact" w:val="360"/>
        </w:trPr>
        <w:tc>
          <w:tcPr>
            <w:tcW w:w="3145" w:type="dxa"/>
          </w:tcPr>
          <w:p w14:paraId="36DDEEAC" w14:textId="34E2A22A" w:rsidR="00635B05" w:rsidRPr="00635B05" w:rsidRDefault="00635B05" w:rsidP="00635B05">
            <w:pPr>
              <w:spacing w:line="480" w:lineRule="auto"/>
              <w:rPr>
                <w:rFonts w:ascii="Times New Roman" w:hAnsi="Times New Roman" w:cs="Times New Roman"/>
                <w:sz w:val="24"/>
                <w:szCs w:val="24"/>
              </w:rPr>
            </w:pPr>
            <w:r w:rsidRPr="00635B05">
              <w:rPr>
                <w:rFonts w:ascii="Times New Roman" w:hAnsi="Times New Roman" w:cs="Times New Roman"/>
                <w:sz w:val="24"/>
                <w:szCs w:val="24"/>
              </w:rPr>
              <w:t>Canola saturation (2 km)</w:t>
            </w:r>
          </w:p>
        </w:tc>
        <w:tc>
          <w:tcPr>
            <w:tcW w:w="806" w:type="dxa"/>
          </w:tcPr>
          <w:p w14:paraId="7B1A156C" w14:textId="25F9904E"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714" w:type="dxa"/>
          </w:tcPr>
          <w:p w14:paraId="32B4C161" w14:textId="152F4261"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1.75</w:t>
            </w:r>
          </w:p>
        </w:tc>
        <w:tc>
          <w:tcPr>
            <w:tcW w:w="1080" w:type="dxa"/>
          </w:tcPr>
          <w:p w14:paraId="5B6B6481" w14:textId="07F74971"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0.13</w:t>
            </w:r>
          </w:p>
        </w:tc>
        <w:tc>
          <w:tcPr>
            <w:tcW w:w="1080" w:type="dxa"/>
          </w:tcPr>
          <w:p w14:paraId="41FB8088" w14:textId="09C0AE1B"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1.38</w:t>
            </w:r>
          </w:p>
        </w:tc>
        <w:tc>
          <w:tcPr>
            <w:tcW w:w="1170" w:type="dxa"/>
          </w:tcPr>
          <w:p w14:paraId="687EA8D0" w14:textId="4A5FF07A"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0.040</w:t>
            </w:r>
          </w:p>
        </w:tc>
      </w:tr>
      <w:tr w:rsidR="00635B05" w14:paraId="3076A9C7" w14:textId="77777777" w:rsidTr="00635B05">
        <w:trPr>
          <w:trHeight w:hRule="exact" w:val="360"/>
        </w:trPr>
        <w:tc>
          <w:tcPr>
            <w:tcW w:w="3145" w:type="dxa"/>
          </w:tcPr>
          <w:p w14:paraId="0B4280F6" w14:textId="0CC5C523" w:rsidR="00635B05" w:rsidRPr="00635B05" w:rsidRDefault="00635B05" w:rsidP="00635B05">
            <w:pPr>
              <w:spacing w:line="480" w:lineRule="auto"/>
              <w:rPr>
                <w:rFonts w:ascii="Times New Roman" w:hAnsi="Times New Roman" w:cs="Times New Roman"/>
                <w:sz w:val="24"/>
                <w:szCs w:val="24"/>
              </w:rPr>
            </w:pPr>
            <w:r w:rsidRPr="00635B05">
              <w:rPr>
                <w:rFonts w:ascii="Times New Roman" w:hAnsi="Times New Roman" w:cs="Times New Roman"/>
                <w:sz w:val="24"/>
                <w:szCs w:val="24"/>
              </w:rPr>
              <w:t>Plant richness</w:t>
            </w:r>
          </w:p>
        </w:tc>
        <w:tc>
          <w:tcPr>
            <w:tcW w:w="806" w:type="dxa"/>
          </w:tcPr>
          <w:p w14:paraId="115A1903" w14:textId="29186EE1"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714" w:type="dxa"/>
          </w:tcPr>
          <w:p w14:paraId="487E520B" w14:textId="733D54A5"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0.46</w:t>
            </w:r>
          </w:p>
        </w:tc>
        <w:tc>
          <w:tcPr>
            <w:tcW w:w="1080" w:type="dxa"/>
          </w:tcPr>
          <w:p w14:paraId="311E548D" w14:textId="4827B889"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0.034</w:t>
            </w:r>
          </w:p>
        </w:tc>
        <w:tc>
          <w:tcPr>
            <w:tcW w:w="1080" w:type="dxa"/>
          </w:tcPr>
          <w:p w14:paraId="739E75EB" w14:textId="04B63F7C"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1.80</w:t>
            </w:r>
          </w:p>
        </w:tc>
        <w:tc>
          <w:tcPr>
            <w:tcW w:w="1170" w:type="dxa"/>
          </w:tcPr>
          <w:p w14:paraId="211EAA44" w14:textId="270F2FEA"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0.062</w:t>
            </w:r>
          </w:p>
        </w:tc>
      </w:tr>
      <w:tr w:rsidR="00635B05" w14:paraId="78E46D7C" w14:textId="77777777" w:rsidTr="00635B05">
        <w:trPr>
          <w:trHeight w:hRule="exact" w:val="360"/>
        </w:trPr>
        <w:tc>
          <w:tcPr>
            <w:tcW w:w="3145" w:type="dxa"/>
          </w:tcPr>
          <w:p w14:paraId="535BFE2D" w14:textId="3F4CB6D9" w:rsidR="00635B05" w:rsidRPr="00635B05" w:rsidRDefault="00635B05" w:rsidP="00635B05">
            <w:pPr>
              <w:spacing w:line="480" w:lineRule="auto"/>
              <w:rPr>
                <w:rFonts w:ascii="Times New Roman" w:hAnsi="Times New Roman" w:cs="Times New Roman"/>
                <w:sz w:val="24"/>
                <w:szCs w:val="24"/>
              </w:rPr>
            </w:pPr>
            <w:r w:rsidRPr="00635B05">
              <w:rPr>
                <w:rFonts w:ascii="Times New Roman" w:hAnsi="Times New Roman" w:cs="Times New Roman"/>
                <w:sz w:val="24"/>
                <w:szCs w:val="24"/>
              </w:rPr>
              <w:t>Plant Shannon diversity</w:t>
            </w:r>
          </w:p>
        </w:tc>
        <w:tc>
          <w:tcPr>
            <w:tcW w:w="806" w:type="dxa"/>
          </w:tcPr>
          <w:p w14:paraId="0B32D7BF" w14:textId="079839D9"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714" w:type="dxa"/>
          </w:tcPr>
          <w:p w14:paraId="388B743B" w14:textId="240F51C2"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0.19</w:t>
            </w:r>
          </w:p>
        </w:tc>
        <w:tc>
          <w:tcPr>
            <w:tcW w:w="1080" w:type="dxa"/>
          </w:tcPr>
          <w:p w14:paraId="58F6DDF7" w14:textId="0D0B3999"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0.014</w:t>
            </w:r>
          </w:p>
        </w:tc>
        <w:tc>
          <w:tcPr>
            <w:tcW w:w="1080" w:type="dxa"/>
          </w:tcPr>
          <w:p w14:paraId="11AE211A" w14:textId="09D4378D"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00.74</w:t>
            </w:r>
          </w:p>
        </w:tc>
        <w:tc>
          <w:tcPr>
            <w:tcW w:w="1170" w:type="dxa"/>
          </w:tcPr>
          <w:p w14:paraId="6038AA26" w14:textId="772C5122"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0.69</w:t>
            </w:r>
          </w:p>
        </w:tc>
      </w:tr>
      <w:tr w:rsidR="00635B05" w14:paraId="642DA589" w14:textId="77777777" w:rsidTr="00635B05">
        <w:trPr>
          <w:trHeight w:hRule="exact" w:val="360"/>
        </w:trPr>
        <w:tc>
          <w:tcPr>
            <w:tcW w:w="3145" w:type="dxa"/>
          </w:tcPr>
          <w:p w14:paraId="6E492DA6" w14:textId="7B649E8D" w:rsidR="00635B05" w:rsidRPr="00635B05" w:rsidRDefault="00635B05" w:rsidP="00635B05">
            <w:pPr>
              <w:spacing w:line="480" w:lineRule="auto"/>
              <w:rPr>
                <w:rFonts w:ascii="Times New Roman" w:hAnsi="Times New Roman" w:cs="Times New Roman"/>
                <w:sz w:val="24"/>
                <w:szCs w:val="24"/>
              </w:rPr>
            </w:pPr>
            <w:r w:rsidRPr="00635B05">
              <w:rPr>
                <w:rFonts w:ascii="Times New Roman" w:hAnsi="Times New Roman" w:cs="Times New Roman"/>
                <w:sz w:val="24"/>
                <w:szCs w:val="24"/>
              </w:rPr>
              <w:t>Residual error</w:t>
            </w:r>
          </w:p>
        </w:tc>
        <w:tc>
          <w:tcPr>
            <w:tcW w:w="806" w:type="dxa"/>
          </w:tcPr>
          <w:p w14:paraId="08692009" w14:textId="632F6A4C"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38</w:t>
            </w:r>
          </w:p>
        </w:tc>
        <w:tc>
          <w:tcPr>
            <w:tcW w:w="1714" w:type="dxa"/>
          </w:tcPr>
          <w:p w14:paraId="43FEADF2" w14:textId="10B06FBA"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9.62</w:t>
            </w:r>
          </w:p>
        </w:tc>
        <w:tc>
          <w:tcPr>
            <w:tcW w:w="1080" w:type="dxa"/>
          </w:tcPr>
          <w:p w14:paraId="1C63EAFE" w14:textId="5DEF5693"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0.71</w:t>
            </w:r>
          </w:p>
        </w:tc>
        <w:tc>
          <w:tcPr>
            <w:tcW w:w="1080" w:type="dxa"/>
          </w:tcPr>
          <w:p w14:paraId="403AD017" w14:textId="3778C163"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170" w:type="dxa"/>
          </w:tcPr>
          <w:p w14:paraId="2B4DD694" w14:textId="70C78958"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635B05" w14:paraId="53F71D08" w14:textId="77777777" w:rsidTr="00635B05">
        <w:trPr>
          <w:trHeight w:hRule="exact" w:val="360"/>
        </w:trPr>
        <w:tc>
          <w:tcPr>
            <w:tcW w:w="3145" w:type="dxa"/>
          </w:tcPr>
          <w:p w14:paraId="46345455" w14:textId="294910AF" w:rsidR="00635B05" w:rsidRPr="00635B05" w:rsidRDefault="00635B05" w:rsidP="00635B05">
            <w:pPr>
              <w:spacing w:line="480" w:lineRule="auto"/>
              <w:rPr>
                <w:rFonts w:ascii="Times New Roman" w:hAnsi="Times New Roman" w:cs="Times New Roman"/>
                <w:sz w:val="24"/>
                <w:szCs w:val="24"/>
              </w:rPr>
            </w:pPr>
            <w:r w:rsidRPr="00635B05">
              <w:rPr>
                <w:rFonts w:ascii="Times New Roman" w:hAnsi="Times New Roman" w:cs="Times New Roman"/>
                <w:sz w:val="24"/>
                <w:szCs w:val="24"/>
              </w:rPr>
              <w:t>Total</w:t>
            </w:r>
          </w:p>
        </w:tc>
        <w:tc>
          <w:tcPr>
            <w:tcW w:w="806" w:type="dxa"/>
          </w:tcPr>
          <w:p w14:paraId="6094195E" w14:textId="27EBCB54"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47</w:t>
            </w:r>
          </w:p>
        </w:tc>
        <w:tc>
          <w:tcPr>
            <w:tcW w:w="1714" w:type="dxa"/>
          </w:tcPr>
          <w:p w14:paraId="2C9E18D8" w14:textId="162A594F"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13.5</w:t>
            </w:r>
          </w:p>
        </w:tc>
        <w:tc>
          <w:tcPr>
            <w:tcW w:w="1080" w:type="dxa"/>
          </w:tcPr>
          <w:p w14:paraId="482BED4F" w14:textId="7D0F5A21"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1080" w:type="dxa"/>
          </w:tcPr>
          <w:p w14:paraId="583BDD8B" w14:textId="3F2462A4"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170" w:type="dxa"/>
          </w:tcPr>
          <w:p w14:paraId="0BAF0247" w14:textId="09485AB2" w:rsidR="00635B05" w:rsidRDefault="00635B05" w:rsidP="00635B05">
            <w:pPr>
              <w:spacing w:line="480" w:lineRule="auto"/>
              <w:jc w:val="center"/>
              <w:rPr>
                <w:rFonts w:ascii="Times New Roman" w:hAnsi="Times New Roman" w:cs="Times New Roman"/>
                <w:sz w:val="24"/>
                <w:szCs w:val="24"/>
              </w:rPr>
            </w:pPr>
            <w:r>
              <w:rPr>
                <w:rFonts w:ascii="Times New Roman" w:hAnsi="Times New Roman" w:cs="Times New Roman"/>
                <w:sz w:val="24"/>
                <w:szCs w:val="24"/>
              </w:rPr>
              <w:t>-</w:t>
            </w:r>
          </w:p>
        </w:tc>
      </w:tr>
    </w:tbl>
    <w:p w14:paraId="44880F4E" w14:textId="77777777" w:rsidR="00635B05" w:rsidRDefault="00635B05">
      <w:pPr>
        <w:rPr>
          <w:rFonts w:ascii="Times New Roman" w:eastAsia="Times New Roman" w:hAnsi="Times New Roman" w:cs="Times New Roman"/>
          <w:b/>
          <w:bCs/>
          <w:color w:val="0D0D0D" w:themeColor="text1" w:themeTint="F2"/>
          <w:sz w:val="24"/>
          <w:szCs w:val="24"/>
        </w:rPr>
      </w:pPr>
      <w:r>
        <w:rPr>
          <w:rFonts w:ascii="Times New Roman" w:eastAsia="Times New Roman" w:hAnsi="Times New Roman" w:cs="Times New Roman"/>
          <w:b/>
          <w:bCs/>
          <w:color w:val="0D0D0D" w:themeColor="text1" w:themeTint="F2"/>
          <w:sz w:val="24"/>
          <w:szCs w:val="24"/>
        </w:rPr>
        <w:br w:type="page"/>
      </w:r>
    </w:p>
    <w:p w14:paraId="7A57FE08" w14:textId="176CB91A" w:rsidR="00A97DEE" w:rsidRPr="00E42DCB" w:rsidRDefault="00201A22" w:rsidP="00A97DEE">
      <w:pPr>
        <w:spacing w:after="0" w:line="480" w:lineRule="auto"/>
        <w:contextualSpacing/>
        <w:rPr>
          <w:rFonts w:ascii="Times New Roman" w:eastAsia="Times New Roman" w:hAnsi="Times New Roman" w:cs="Times New Roman"/>
          <w:b/>
          <w:bCs/>
          <w:color w:val="0D0D0D" w:themeColor="text1" w:themeTint="F2"/>
          <w:sz w:val="24"/>
          <w:szCs w:val="24"/>
        </w:rPr>
      </w:pPr>
      <w:r>
        <w:rPr>
          <w:rFonts w:ascii="Times New Roman" w:eastAsia="Times New Roman" w:hAnsi="Times New Roman" w:cs="Times New Roman"/>
          <w:b/>
          <w:bCs/>
          <w:color w:val="0D0D0D" w:themeColor="text1" w:themeTint="F2"/>
          <w:sz w:val="24"/>
          <w:szCs w:val="24"/>
        </w:rPr>
        <w:lastRenderedPageBreak/>
        <w:t>FIGURE LEGENDS</w:t>
      </w:r>
    </w:p>
    <w:p w14:paraId="1CB98579" w14:textId="3526A00D" w:rsidR="00A97DEE" w:rsidRPr="00E42DCB" w:rsidRDefault="00A97DEE" w:rsidP="00A97DEE">
      <w:pPr>
        <w:pStyle w:val="Caption"/>
        <w:spacing w:after="0" w:line="480" w:lineRule="auto"/>
        <w:contextualSpacing/>
        <w:rPr>
          <w:rFonts w:ascii="Times New Roman" w:hAnsi="Times New Roman" w:cs="Times New Roman"/>
          <w:i w:val="0"/>
          <w:iCs w:val="0"/>
          <w:color w:val="0D0D0D" w:themeColor="text1" w:themeTint="F2"/>
          <w:sz w:val="24"/>
          <w:szCs w:val="24"/>
        </w:rPr>
      </w:pPr>
      <w:r w:rsidRPr="14461279">
        <w:rPr>
          <w:rFonts w:ascii="Times New Roman" w:eastAsia="Times New Roman" w:hAnsi="Times New Roman" w:cs="Times New Roman"/>
          <w:b/>
          <w:bCs/>
          <w:i w:val="0"/>
          <w:iCs w:val="0"/>
          <w:color w:val="000000" w:themeColor="text1"/>
          <w:sz w:val="24"/>
          <w:szCs w:val="24"/>
        </w:rPr>
        <w:t>F</w:t>
      </w:r>
      <w:r w:rsidR="00201A22">
        <w:rPr>
          <w:rFonts w:ascii="Times New Roman" w:eastAsia="Times New Roman" w:hAnsi="Times New Roman" w:cs="Times New Roman"/>
          <w:b/>
          <w:bCs/>
          <w:i w:val="0"/>
          <w:iCs w:val="0"/>
          <w:color w:val="000000" w:themeColor="text1"/>
          <w:sz w:val="24"/>
          <w:szCs w:val="24"/>
        </w:rPr>
        <w:t>IGURE</w:t>
      </w:r>
      <w:r w:rsidRPr="14461279">
        <w:rPr>
          <w:rFonts w:ascii="Times New Roman" w:eastAsia="Times New Roman" w:hAnsi="Times New Roman" w:cs="Times New Roman"/>
          <w:b/>
          <w:bCs/>
          <w:i w:val="0"/>
          <w:iCs w:val="0"/>
          <w:color w:val="000000" w:themeColor="text1"/>
          <w:sz w:val="24"/>
          <w:szCs w:val="24"/>
        </w:rPr>
        <w:t xml:space="preserve"> </w:t>
      </w:r>
      <w:r w:rsidRPr="14461279">
        <w:rPr>
          <w:rFonts w:ascii="Times New Roman" w:eastAsia="Times New Roman" w:hAnsi="Times New Roman" w:cs="Times New Roman"/>
          <w:b/>
          <w:i w:val="0"/>
          <w:color w:val="000000" w:themeColor="text1"/>
          <w:sz w:val="24"/>
          <w:szCs w:val="24"/>
        </w:rPr>
        <w:t xml:space="preserve">1. </w:t>
      </w:r>
      <w:r w:rsidRPr="14461279">
        <w:rPr>
          <w:rFonts w:ascii="Times New Roman" w:hAnsi="Times New Roman" w:cs="Times New Roman"/>
          <w:i w:val="0"/>
          <w:color w:val="000000" w:themeColor="text1"/>
          <w:sz w:val="24"/>
          <w:szCs w:val="24"/>
        </w:rPr>
        <w:t xml:space="preserve">Map of </w:t>
      </w:r>
      <w:ins w:id="458" w:author="Helmreich, Salena" w:date="2026-04-03T11:18:00Z" w16du:dateUtc="2026-04-03T09:18:00Z">
        <w:r w:rsidR="003106B6">
          <w:rPr>
            <w:rFonts w:ascii="Times New Roman" w:hAnsi="Times New Roman" w:cs="Times New Roman"/>
            <w:i w:val="0"/>
            <w:color w:val="000000" w:themeColor="text1"/>
            <w:sz w:val="24"/>
            <w:szCs w:val="24"/>
          </w:rPr>
          <w:t xml:space="preserve">19 </w:t>
        </w:r>
      </w:ins>
      <w:r w:rsidRPr="14461279">
        <w:rPr>
          <w:rFonts w:ascii="Times New Roman" w:hAnsi="Times New Roman" w:cs="Times New Roman"/>
          <w:i w:val="0"/>
          <w:color w:val="000000" w:themeColor="text1"/>
          <w:sz w:val="24"/>
          <w:szCs w:val="24"/>
        </w:rPr>
        <w:t>field sites</w:t>
      </w:r>
      <w:r w:rsidR="009036ED">
        <w:rPr>
          <w:rFonts w:ascii="Times New Roman" w:hAnsi="Times New Roman" w:cs="Times New Roman"/>
          <w:i w:val="0"/>
          <w:color w:val="000000" w:themeColor="text1"/>
          <w:sz w:val="24"/>
          <w:szCs w:val="24"/>
        </w:rPr>
        <w:t xml:space="preserve"> in eastern Washington State</w:t>
      </w:r>
      <w:r w:rsidRPr="14461279">
        <w:rPr>
          <w:rFonts w:ascii="Times New Roman" w:hAnsi="Times New Roman" w:cs="Times New Roman"/>
          <w:i w:val="0"/>
          <w:color w:val="000000" w:themeColor="text1"/>
          <w:sz w:val="24"/>
          <w:szCs w:val="24"/>
        </w:rPr>
        <w:t xml:space="preserve">. </w:t>
      </w:r>
      <w:ins w:id="459" w:author="Helmreich, Salena" w:date="2026-04-03T11:18:00Z" w16du:dateUtc="2026-04-03T09:18:00Z">
        <w:r w:rsidR="00074FD4">
          <w:rPr>
            <w:rFonts w:ascii="Times New Roman" w:hAnsi="Times New Roman" w:cs="Times New Roman"/>
            <w:i w:val="0"/>
            <w:color w:val="000000" w:themeColor="text1"/>
            <w:sz w:val="24"/>
            <w:szCs w:val="24"/>
          </w:rPr>
          <w:t>10 p</w:t>
        </w:r>
      </w:ins>
      <w:del w:id="460" w:author="Helmreich, Salena" w:date="2026-04-03T11:18:00Z" w16du:dateUtc="2026-04-03T09:18:00Z">
        <w:r w:rsidRPr="14461279" w:rsidDel="00074FD4">
          <w:rPr>
            <w:rFonts w:ascii="Times New Roman" w:hAnsi="Times New Roman" w:cs="Times New Roman"/>
            <w:i w:val="0"/>
            <w:color w:val="000000" w:themeColor="text1"/>
            <w:sz w:val="24"/>
            <w:szCs w:val="24"/>
          </w:rPr>
          <w:delText>P</w:delText>
        </w:r>
      </w:del>
      <w:r w:rsidRPr="14461279">
        <w:rPr>
          <w:rFonts w:ascii="Times New Roman" w:hAnsi="Times New Roman" w:cs="Times New Roman"/>
          <w:i w:val="0"/>
          <w:color w:val="000000" w:themeColor="text1"/>
          <w:sz w:val="24"/>
          <w:szCs w:val="24"/>
        </w:rPr>
        <w:t xml:space="preserve">ink circles show a 2 km </w:t>
      </w:r>
      <w:r w:rsidR="009036ED">
        <w:rPr>
          <w:rFonts w:ascii="Times New Roman" w:hAnsi="Times New Roman" w:cs="Times New Roman"/>
          <w:i w:val="0"/>
          <w:color w:val="000000" w:themeColor="text1"/>
          <w:sz w:val="24"/>
          <w:szCs w:val="24"/>
        </w:rPr>
        <w:t>buffer</w:t>
      </w:r>
      <w:r w:rsidR="009036ED" w:rsidRPr="14461279">
        <w:rPr>
          <w:rFonts w:ascii="Times New Roman" w:hAnsi="Times New Roman" w:cs="Times New Roman"/>
          <w:i w:val="0"/>
          <w:color w:val="000000" w:themeColor="text1"/>
          <w:sz w:val="24"/>
          <w:szCs w:val="24"/>
        </w:rPr>
        <w:t xml:space="preserve"> </w:t>
      </w:r>
      <w:r w:rsidRPr="14461279">
        <w:rPr>
          <w:rFonts w:ascii="Times New Roman" w:hAnsi="Times New Roman" w:cs="Times New Roman"/>
          <w:i w:val="0"/>
          <w:color w:val="000000" w:themeColor="text1"/>
          <w:sz w:val="24"/>
          <w:szCs w:val="24"/>
        </w:rPr>
        <w:t>around each</w:t>
      </w:r>
      <w:ins w:id="461" w:author="Helmreich, Salena" w:date="2026-04-03T11:18:00Z" w16du:dateUtc="2026-04-03T09:18:00Z">
        <w:r w:rsidR="003106B6">
          <w:rPr>
            <w:rFonts w:ascii="Times New Roman" w:hAnsi="Times New Roman" w:cs="Times New Roman"/>
            <w:i w:val="0"/>
            <w:color w:val="000000" w:themeColor="text1"/>
            <w:sz w:val="24"/>
            <w:szCs w:val="24"/>
          </w:rPr>
          <w:t xml:space="preserve"> natural or semi-natural habitat</w:t>
        </w:r>
      </w:ins>
      <w:r w:rsidRPr="14461279">
        <w:rPr>
          <w:rFonts w:ascii="Times New Roman" w:hAnsi="Times New Roman" w:cs="Times New Roman"/>
          <w:i w:val="0"/>
          <w:color w:val="000000" w:themeColor="text1"/>
          <w:sz w:val="24"/>
          <w:szCs w:val="24"/>
        </w:rPr>
        <w:t xml:space="preserve"> site. </w:t>
      </w:r>
      <w:ins w:id="462" w:author="Helmreich, Salena" w:date="2026-04-03T11:18:00Z" w16du:dateUtc="2026-04-03T09:18:00Z">
        <w:r w:rsidR="00074FD4">
          <w:rPr>
            <w:rFonts w:ascii="Times New Roman" w:hAnsi="Times New Roman" w:cs="Times New Roman"/>
            <w:i w:val="0"/>
            <w:color w:val="000000" w:themeColor="text1"/>
            <w:sz w:val="24"/>
            <w:szCs w:val="24"/>
          </w:rPr>
          <w:t>9 c</w:t>
        </w:r>
      </w:ins>
      <w:del w:id="463" w:author="Helmreich, Salena" w:date="2026-04-03T11:18:00Z" w16du:dateUtc="2026-04-03T09:18:00Z">
        <w:r w:rsidRPr="14461279" w:rsidDel="00074FD4">
          <w:rPr>
            <w:rFonts w:ascii="Times New Roman" w:hAnsi="Times New Roman" w:cs="Times New Roman"/>
            <w:i w:val="0"/>
            <w:color w:val="000000" w:themeColor="text1"/>
            <w:sz w:val="24"/>
            <w:szCs w:val="24"/>
          </w:rPr>
          <w:delText>C</w:delText>
        </w:r>
      </w:del>
      <w:r w:rsidRPr="14461279">
        <w:rPr>
          <w:rFonts w:ascii="Times New Roman" w:hAnsi="Times New Roman" w:cs="Times New Roman"/>
          <w:i w:val="0"/>
          <w:color w:val="000000" w:themeColor="text1"/>
          <w:sz w:val="24"/>
          <w:szCs w:val="24"/>
        </w:rPr>
        <w:t xml:space="preserve">anola </w:t>
      </w:r>
      <w:del w:id="464" w:author="Helmreich, Salena" w:date="2026-04-03T11:17:00Z" w16du:dateUtc="2026-04-03T09:17:00Z">
        <w:r w:rsidRPr="14461279" w:rsidDel="003106B6">
          <w:rPr>
            <w:rFonts w:ascii="Times New Roman" w:hAnsi="Times New Roman" w:cs="Times New Roman"/>
            <w:i w:val="0"/>
            <w:color w:val="000000" w:themeColor="text1"/>
            <w:sz w:val="24"/>
            <w:szCs w:val="24"/>
          </w:rPr>
          <w:delText xml:space="preserve">fields </w:delText>
        </w:r>
      </w:del>
      <w:ins w:id="465" w:author="Helmreich, Salena" w:date="2026-04-03T11:17:00Z" w16du:dateUtc="2026-04-03T09:17:00Z">
        <w:r w:rsidR="003106B6">
          <w:rPr>
            <w:rFonts w:ascii="Times New Roman" w:hAnsi="Times New Roman" w:cs="Times New Roman"/>
            <w:i w:val="0"/>
            <w:color w:val="000000" w:themeColor="text1"/>
            <w:sz w:val="24"/>
            <w:szCs w:val="24"/>
          </w:rPr>
          <w:t>sites</w:t>
        </w:r>
        <w:r w:rsidR="003106B6" w:rsidRPr="14461279">
          <w:rPr>
            <w:rFonts w:ascii="Times New Roman" w:hAnsi="Times New Roman" w:cs="Times New Roman"/>
            <w:i w:val="0"/>
            <w:color w:val="000000" w:themeColor="text1"/>
            <w:sz w:val="24"/>
            <w:szCs w:val="24"/>
          </w:rPr>
          <w:t xml:space="preserve"> </w:t>
        </w:r>
      </w:ins>
      <w:del w:id="466" w:author="Helmreich, Salena" w:date="2026-04-03T11:17:00Z" w16du:dateUtc="2026-04-03T09:17:00Z">
        <w:r w:rsidRPr="14461279" w:rsidDel="003106B6">
          <w:rPr>
            <w:rFonts w:ascii="Times New Roman" w:hAnsi="Times New Roman" w:cs="Times New Roman"/>
            <w:i w:val="0"/>
            <w:color w:val="000000" w:themeColor="text1"/>
            <w:sz w:val="24"/>
            <w:szCs w:val="24"/>
          </w:rPr>
          <w:delText xml:space="preserve">in proximity to sites </w:delText>
        </w:r>
      </w:del>
      <w:r w:rsidRPr="14461279">
        <w:rPr>
          <w:rFonts w:ascii="Times New Roman" w:hAnsi="Times New Roman" w:cs="Times New Roman"/>
          <w:i w:val="0"/>
          <w:color w:val="000000" w:themeColor="text1"/>
          <w:sz w:val="24"/>
          <w:szCs w:val="24"/>
        </w:rPr>
        <w:t>are defined in yellow</w:t>
      </w:r>
      <w:r w:rsidR="009036ED">
        <w:rPr>
          <w:rFonts w:ascii="Times New Roman" w:hAnsi="Times New Roman" w:cs="Times New Roman"/>
          <w:i w:val="0"/>
          <w:color w:val="000000" w:themeColor="text1"/>
          <w:sz w:val="24"/>
          <w:szCs w:val="24"/>
        </w:rPr>
        <w:t xml:space="preserve">, showing variance in </w:t>
      </w:r>
      <w:r w:rsidRPr="14461279">
        <w:rPr>
          <w:rFonts w:ascii="Times New Roman" w:hAnsi="Times New Roman" w:cs="Times New Roman"/>
          <w:i w:val="0"/>
          <w:color w:val="000000" w:themeColor="text1"/>
          <w:sz w:val="24"/>
          <w:szCs w:val="24"/>
        </w:rPr>
        <w:t>overlap between 2</w:t>
      </w:r>
      <w:r w:rsidR="009036ED">
        <w:rPr>
          <w:rFonts w:ascii="Times New Roman" w:hAnsi="Times New Roman" w:cs="Times New Roman"/>
          <w:i w:val="0"/>
          <w:color w:val="000000" w:themeColor="text1"/>
          <w:sz w:val="24"/>
          <w:szCs w:val="24"/>
        </w:rPr>
        <w:t xml:space="preserve"> </w:t>
      </w:r>
      <w:r w:rsidRPr="14461279">
        <w:rPr>
          <w:rFonts w:ascii="Times New Roman" w:hAnsi="Times New Roman" w:cs="Times New Roman"/>
          <w:i w:val="0"/>
          <w:color w:val="000000" w:themeColor="text1"/>
          <w:sz w:val="24"/>
          <w:szCs w:val="24"/>
        </w:rPr>
        <w:t xml:space="preserve">km </w:t>
      </w:r>
      <w:r w:rsidR="009036ED">
        <w:rPr>
          <w:rFonts w:ascii="Times New Roman" w:hAnsi="Times New Roman" w:cs="Times New Roman"/>
          <w:i w:val="0"/>
          <w:color w:val="000000" w:themeColor="text1"/>
          <w:sz w:val="24"/>
          <w:szCs w:val="24"/>
        </w:rPr>
        <w:t>buffers</w:t>
      </w:r>
      <w:r w:rsidRPr="14461279">
        <w:rPr>
          <w:rFonts w:ascii="Times New Roman" w:hAnsi="Times New Roman" w:cs="Times New Roman"/>
          <w:i w:val="0"/>
          <w:color w:val="000000" w:themeColor="text1"/>
          <w:sz w:val="24"/>
          <w:szCs w:val="24"/>
        </w:rPr>
        <w:t xml:space="preserve"> and canola </w:t>
      </w:r>
      <w:r w:rsidR="009036ED">
        <w:rPr>
          <w:rFonts w:ascii="Times New Roman" w:hAnsi="Times New Roman" w:cs="Times New Roman"/>
          <w:i w:val="0"/>
          <w:color w:val="000000" w:themeColor="text1"/>
          <w:sz w:val="24"/>
          <w:szCs w:val="24"/>
        </w:rPr>
        <w:t>acreage across sites</w:t>
      </w:r>
      <w:r w:rsidRPr="14461279">
        <w:rPr>
          <w:rFonts w:ascii="Times New Roman" w:hAnsi="Times New Roman" w:cs="Times New Roman"/>
          <w:i w:val="0"/>
          <w:color w:val="000000" w:themeColor="text1"/>
          <w:sz w:val="24"/>
          <w:szCs w:val="24"/>
        </w:rPr>
        <w:t>.</w:t>
      </w:r>
    </w:p>
    <w:p w14:paraId="4D248FD1" w14:textId="40A8AC20" w:rsidR="00A97DEE" w:rsidRDefault="00A97DEE" w:rsidP="00A97DEE">
      <w:pPr>
        <w:spacing w:after="0" w:line="480" w:lineRule="auto"/>
        <w:contextualSpacing/>
        <w:rPr>
          <w:rFonts w:ascii="Times New Roman" w:eastAsia="Times New Roman" w:hAnsi="Times New Roman" w:cs="Times New Roman"/>
          <w:sz w:val="24"/>
          <w:szCs w:val="24"/>
        </w:rPr>
      </w:pPr>
      <w:r w:rsidRPr="14461279">
        <w:rPr>
          <w:rFonts w:ascii="Times New Roman" w:eastAsia="Times New Roman" w:hAnsi="Times New Roman" w:cs="Times New Roman"/>
          <w:b/>
          <w:bCs/>
          <w:sz w:val="24"/>
          <w:szCs w:val="24"/>
        </w:rPr>
        <w:t>F</w:t>
      </w:r>
      <w:r w:rsidR="00201A22">
        <w:rPr>
          <w:rFonts w:ascii="Times New Roman" w:eastAsia="Times New Roman" w:hAnsi="Times New Roman" w:cs="Times New Roman"/>
          <w:b/>
          <w:bCs/>
          <w:sz w:val="24"/>
          <w:szCs w:val="24"/>
        </w:rPr>
        <w:t>IGURE</w:t>
      </w:r>
      <w:r w:rsidRPr="14461279">
        <w:rPr>
          <w:rFonts w:ascii="Times New Roman" w:eastAsia="Times New Roman" w:hAnsi="Times New Roman" w:cs="Times New Roman"/>
          <w:b/>
          <w:bCs/>
          <w:sz w:val="24"/>
          <w:szCs w:val="24"/>
        </w:rPr>
        <w:t xml:space="preserve"> 2.</w:t>
      </w:r>
      <w:r w:rsidRPr="14461279">
        <w:rPr>
          <w:rFonts w:ascii="Times New Roman" w:eastAsia="Times New Roman" w:hAnsi="Times New Roman" w:cs="Times New Roman"/>
          <w:sz w:val="24"/>
          <w:szCs w:val="24"/>
        </w:rPr>
        <w:t xml:space="preserve"> Population-level predictions of bee head width</w:t>
      </w:r>
      <w:r w:rsidR="00201A22">
        <w:rPr>
          <w:rFonts w:ascii="Times New Roman" w:eastAsia="Times New Roman" w:hAnsi="Times New Roman" w:cs="Times New Roman"/>
          <w:sz w:val="24"/>
          <w:szCs w:val="24"/>
        </w:rPr>
        <w:t>. R</w:t>
      </w:r>
      <w:r w:rsidR="009036ED">
        <w:rPr>
          <w:rFonts w:ascii="Times New Roman" w:eastAsia="Times New Roman" w:hAnsi="Times New Roman" w:cs="Times New Roman"/>
          <w:sz w:val="24"/>
          <w:szCs w:val="24"/>
        </w:rPr>
        <w:t xml:space="preserve">egressions </w:t>
      </w:r>
      <w:r w:rsidRPr="14461279">
        <w:rPr>
          <w:rFonts w:ascii="Times New Roman" w:eastAsia="Times New Roman" w:hAnsi="Times New Roman" w:cs="Times New Roman"/>
          <w:sz w:val="24"/>
          <w:szCs w:val="24"/>
        </w:rPr>
        <w:t xml:space="preserve">from a linear mixed model </w:t>
      </w:r>
      <w:r w:rsidR="00201A22">
        <w:rPr>
          <w:rFonts w:ascii="Times New Roman" w:eastAsia="Times New Roman" w:hAnsi="Times New Roman" w:cs="Times New Roman"/>
          <w:sz w:val="24"/>
          <w:szCs w:val="24"/>
        </w:rPr>
        <w:t xml:space="preserve">are </w:t>
      </w:r>
      <w:r w:rsidRPr="14461279">
        <w:rPr>
          <w:rFonts w:ascii="Times New Roman" w:eastAsia="Times New Roman" w:hAnsi="Times New Roman" w:cs="Times New Roman"/>
          <w:sz w:val="24"/>
          <w:szCs w:val="24"/>
        </w:rPr>
        <w:t>depicted by solid lines</w:t>
      </w:r>
      <w:r w:rsidR="00201A22">
        <w:rPr>
          <w:rFonts w:ascii="Times New Roman" w:eastAsia="Times New Roman" w:hAnsi="Times New Roman" w:cs="Times New Roman"/>
          <w:sz w:val="24"/>
          <w:szCs w:val="24"/>
        </w:rPr>
        <w:t>, with</w:t>
      </w:r>
      <w:r w:rsidR="009036ED">
        <w:rPr>
          <w:rFonts w:ascii="Times New Roman" w:eastAsia="Times New Roman" w:hAnsi="Times New Roman" w:cs="Times New Roman"/>
          <w:sz w:val="24"/>
          <w:szCs w:val="24"/>
        </w:rPr>
        <w:t xml:space="preserve"> </w:t>
      </w:r>
      <w:r w:rsidRPr="14461279">
        <w:rPr>
          <w:rFonts w:ascii="Times New Roman" w:eastAsia="Times New Roman" w:hAnsi="Times New Roman" w:cs="Times New Roman"/>
          <w:sz w:val="24"/>
          <w:szCs w:val="24"/>
        </w:rPr>
        <w:t xml:space="preserve">95% </w:t>
      </w:r>
      <w:r w:rsidR="009036ED">
        <w:rPr>
          <w:rFonts w:ascii="Times New Roman" w:eastAsia="Times New Roman" w:hAnsi="Times New Roman" w:cs="Times New Roman"/>
          <w:sz w:val="24"/>
          <w:szCs w:val="24"/>
        </w:rPr>
        <w:t xml:space="preserve">CIs </w:t>
      </w:r>
      <w:r w:rsidRPr="14461279">
        <w:rPr>
          <w:rFonts w:ascii="Times New Roman" w:eastAsia="Times New Roman" w:hAnsi="Times New Roman" w:cs="Times New Roman"/>
          <w:sz w:val="24"/>
          <w:szCs w:val="24"/>
        </w:rPr>
        <w:t>shown as dashed ribbons</w:t>
      </w:r>
      <w:r w:rsidR="009036ED">
        <w:rPr>
          <w:rFonts w:ascii="Times New Roman" w:eastAsia="Times New Roman" w:hAnsi="Times New Roman" w:cs="Times New Roman"/>
          <w:sz w:val="24"/>
          <w:szCs w:val="24"/>
        </w:rPr>
        <w:t>. The p</w:t>
      </w:r>
      <w:r w:rsidRPr="14461279">
        <w:rPr>
          <w:rFonts w:ascii="Times New Roman" w:eastAsia="Times New Roman" w:hAnsi="Times New Roman" w:cs="Times New Roman"/>
          <w:sz w:val="24"/>
          <w:szCs w:val="24"/>
        </w:rPr>
        <w:t xml:space="preserve">oints </w:t>
      </w:r>
      <w:r w:rsidR="009036ED">
        <w:rPr>
          <w:rFonts w:ascii="Times New Roman" w:eastAsia="Times New Roman" w:hAnsi="Times New Roman" w:cs="Times New Roman"/>
          <w:sz w:val="24"/>
          <w:szCs w:val="24"/>
        </w:rPr>
        <w:t xml:space="preserve">show </w:t>
      </w:r>
      <w:r w:rsidR="00201A22">
        <w:rPr>
          <w:rFonts w:ascii="Times New Roman" w:eastAsia="Times New Roman" w:hAnsi="Times New Roman" w:cs="Times New Roman"/>
          <w:sz w:val="24"/>
          <w:szCs w:val="24"/>
        </w:rPr>
        <w:t xml:space="preserve">the </w:t>
      </w:r>
      <w:r w:rsidR="009036ED">
        <w:rPr>
          <w:rFonts w:ascii="Times New Roman" w:eastAsia="Times New Roman" w:hAnsi="Times New Roman" w:cs="Times New Roman"/>
          <w:sz w:val="24"/>
          <w:szCs w:val="24"/>
        </w:rPr>
        <w:t xml:space="preserve">raw data, with blue </w:t>
      </w:r>
      <w:r w:rsidR="00201A22">
        <w:rPr>
          <w:rFonts w:ascii="Times New Roman" w:eastAsia="Times New Roman" w:hAnsi="Times New Roman" w:cs="Times New Roman"/>
          <w:sz w:val="24"/>
          <w:szCs w:val="24"/>
        </w:rPr>
        <w:t xml:space="preserve">and red points </w:t>
      </w:r>
      <w:r w:rsidR="009036ED">
        <w:rPr>
          <w:rFonts w:ascii="Times New Roman" w:eastAsia="Times New Roman" w:hAnsi="Times New Roman" w:cs="Times New Roman"/>
          <w:sz w:val="24"/>
          <w:szCs w:val="24"/>
        </w:rPr>
        <w:t xml:space="preserve">depicting </w:t>
      </w:r>
      <w:r w:rsidRPr="14461279">
        <w:rPr>
          <w:rFonts w:ascii="Times New Roman" w:eastAsia="Times New Roman" w:hAnsi="Times New Roman" w:cs="Times New Roman"/>
          <w:sz w:val="24"/>
          <w:szCs w:val="24"/>
        </w:rPr>
        <w:t>collection</w:t>
      </w:r>
      <w:r w:rsidR="00201A22">
        <w:rPr>
          <w:rFonts w:ascii="Times New Roman" w:eastAsia="Times New Roman" w:hAnsi="Times New Roman" w:cs="Times New Roman"/>
          <w:sz w:val="24"/>
          <w:szCs w:val="24"/>
        </w:rPr>
        <w:t xml:space="preserve"> site</w:t>
      </w:r>
      <w:r w:rsidRPr="14461279">
        <w:rPr>
          <w:rFonts w:ascii="Times New Roman" w:eastAsia="Times New Roman" w:hAnsi="Times New Roman" w:cs="Times New Roman"/>
          <w:sz w:val="24"/>
          <w:szCs w:val="24"/>
        </w:rPr>
        <w:t xml:space="preserve">s outside </w:t>
      </w:r>
      <w:r w:rsidR="00201A22">
        <w:rPr>
          <w:rFonts w:ascii="Times New Roman" w:eastAsia="Times New Roman" w:hAnsi="Times New Roman" w:cs="Times New Roman"/>
          <w:sz w:val="24"/>
          <w:szCs w:val="24"/>
        </w:rPr>
        <w:t xml:space="preserve">or inside </w:t>
      </w:r>
      <w:r w:rsidRPr="14461279">
        <w:rPr>
          <w:rFonts w:ascii="Times New Roman" w:eastAsia="Times New Roman" w:hAnsi="Times New Roman" w:cs="Times New Roman"/>
          <w:sz w:val="24"/>
          <w:szCs w:val="24"/>
        </w:rPr>
        <w:t xml:space="preserve">of canola fields, </w:t>
      </w:r>
      <w:r w:rsidR="00201A22">
        <w:rPr>
          <w:rFonts w:ascii="Times New Roman" w:eastAsia="Times New Roman" w:hAnsi="Times New Roman" w:cs="Times New Roman"/>
          <w:sz w:val="24"/>
          <w:szCs w:val="24"/>
        </w:rPr>
        <w:t>respectively</w:t>
      </w:r>
      <w:r w:rsidRPr="14461279">
        <w:rPr>
          <w:rFonts w:ascii="Times New Roman" w:eastAsia="Times New Roman" w:hAnsi="Times New Roman" w:cs="Times New Roman"/>
          <w:sz w:val="24"/>
          <w:szCs w:val="24"/>
        </w:rPr>
        <w:t xml:space="preserve">. Canola saturation is the proportion of canola </w:t>
      </w:r>
      <w:r w:rsidR="00881793">
        <w:rPr>
          <w:rFonts w:ascii="Times New Roman" w:eastAsia="Times New Roman" w:hAnsi="Times New Roman" w:cs="Times New Roman"/>
          <w:sz w:val="24"/>
          <w:szCs w:val="24"/>
        </w:rPr>
        <w:t xml:space="preserve">within a </w:t>
      </w:r>
      <w:r w:rsidRPr="14461279">
        <w:rPr>
          <w:rFonts w:ascii="Times New Roman" w:eastAsia="Times New Roman" w:hAnsi="Times New Roman" w:cs="Times New Roman"/>
          <w:sz w:val="24"/>
          <w:szCs w:val="24"/>
        </w:rPr>
        <w:t>2</w:t>
      </w:r>
      <w:r w:rsidR="009036ED">
        <w:rPr>
          <w:rFonts w:ascii="Times New Roman" w:eastAsia="Times New Roman" w:hAnsi="Times New Roman" w:cs="Times New Roman"/>
          <w:sz w:val="24"/>
          <w:szCs w:val="24"/>
        </w:rPr>
        <w:t xml:space="preserve"> </w:t>
      </w:r>
      <w:r w:rsidRPr="14461279">
        <w:rPr>
          <w:rFonts w:ascii="Times New Roman" w:eastAsia="Times New Roman" w:hAnsi="Times New Roman" w:cs="Times New Roman"/>
          <w:sz w:val="24"/>
          <w:szCs w:val="24"/>
        </w:rPr>
        <w:t>km radius</w:t>
      </w:r>
      <w:r w:rsidR="00201A22">
        <w:rPr>
          <w:rFonts w:ascii="Times New Roman" w:eastAsia="Times New Roman" w:hAnsi="Times New Roman" w:cs="Times New Roman"/>
          <w:sz w:val="24"/>
          <w:szCs w:val="24"/>
        </w:rPr>
        <w:t xml:space="preserve"> of each site</w:t>
      </w:r>
      <w:r w:rsidRPr="14461279">
        <w:rPr>
          <w:rFonts w:ascii="Times New Roman" w:eastAsia="Times New Roman" w:hAnsi="Times New Roman" w:cs="Times New Roman"/>
          <w:sz w:val="24"/>
          <w:szCs w:val="24"/>
        </w:rPr>
        <w:t>.</w:t>
      </w:r>
    </w:p>
    <w:p w14:paraId="0EAE2A9B" w14:textId="52EE61AC" w:rsidR="00A97DEE" w:rsidRDefault="00A97DEE" w:rsidP="00A97DEE">
      <w:pPr>
        <w:spacing w:after="0" w:line="480" w:lineRule="auto"/>
        <w:contextualSpacing/>
        <w:rPr>
          <w:rFonts w:ascii="Times New Roman" w:eastAsia="Times New Roman" w:hAnsi="Times New Roman" w:cs="Times New Roman"/>
          <w:sz w:val="24"/>
          <w:szCs w:val="24"/>
        </w:rPr>
      </w:pPr>
      <w:r w:rsidRPr="14461279">
        <w:rPr>
          <w:rFonts w:ascii="Times New Roman" w:eastAsia="Times New Roman" w:hAnsi="Times New Roman" w:cs="Times New Roman"/>
          <w:b/>
          <w:bCs/>
          <w:sz w:val="24"/>
          <w:szCs w:val="24"/>
        </w:rPr>
        <w:t>Figure 3.</w:t>
      </w:r>
      <w:r w:rsidRPr="14461279">
        <w:rPr>
          <w:rFonts w:ascii="Times New Roman" w:eastAsia="Times New Roman" w:hAnsi="Times New Roman" w:cs="Times New Roman"/>
          <w:sz w:val="24"/>
          <w:szCs w:val="24"/>
        </w:rPr>
        <w:t xml:space="preserve"> </w:t>
      </w:r>
      <w:r w:rsidR="009036ED">
        <w:rPr>
          <w:rFonts w:ascii="Times New Roman" w:eastAsia="Times New Roman" w:hAnsi="Times New Roman" w:cs="Times New Roman"/>
          <w:sz w:val="24"/>
          <w:szCs w:val="24"/>
        </w:rPr>
        <w:t>L</w:t>
      </w:r>
      <w:r w:rsidRPr="14461279">
        <w:rPr>
          <w:rFonts w:ascii="Times New Roman" w:eastAsia="Times New Roman" w:hAnsi="Times New Roman" w:cs="Times New Roman"/>
          <w:sz w:val="24"/>
          <w:szCs w:val="24"/>
        </w:rPr>
        <w:t xml:space="preserve">inear unbiased predictions (partial pooled estimates) from the linear mixed model of bee head width. Points </w:t>
      </w:r>
      <w:r w:rsidR="009036ED">
        <w:rPr>
          <w:rFonts w:ascii="Times New Roman" w:eastAsia="Times New Roman" w:hAnsi="Times New Roman" w:cs="Times New Roman"/>
          <w:sz w:val="24"/>
          <w:szCs w:val="24"/>
        </w:rPr>
        <w:t>show</w:t>
      </w:r>
      <w:r w:rsidRPr="14461279">
        <w:rPr>
          <w:rFonts w:ascii="Times New Roman" w:eastAsia="Times New Roman" w:hAnsi="Times New Roman" w:cs="Times New Roman"/>
          <w:sz w:val="24"/>
          <w:szCs w:val="24"/>
        </w:rPr>
        <w:t xml:space="preserve"> predicted deviation from the population-level mean effect of canola saturation</w:t>
      </w:r>
      <w:r w:rsidR="009036ED">
        <w:rPr>
          <w:rFonts w:ascii="Times New Roman" w:eastAsia="Times New Roman" w:hAnsi="Times New Roman" w:cs="Times New Roman"/>
          <w:sz w:val="24"/>
          <w:szCs w:val="24"/>
        </w:rPr>
        <w:t>, and whiskers are 95% CIs</w:t>
      </w:r>
      <w:r w:rsidRPr="14461279">
        <w:rPr>
          <w:rFonts w:ascii="Times New Roman" w:eastAsia="Times New Roman" w:hAnsi="Times New Roman" w:cs="Times New Roman"/>
          <w:sz w:val="24"/>
          <w:szCs w:val="24"/>
        </w:rPr>
        <w:t xml:space="preserve">. Points in black deviate </w:t>
      </w:r>
      <w:r w:rsidR="00881793" w:rsidRPr="14461279">
        <w:rPr>
          <w:rFonts w:ascii="Times New Roman" w:eastAsia="Times New Roman" w:hAnsi="Times New Roman" w:cs="Times New Roman"/>
          <w:sz w:val="24"/>
          <w:szCs w:val="24"/>
        </w:rPr>
        <w:t xml:space="preserve">significantly </w:t>
      </w:r>
      <w:r w:rsidRPr="14461279">
        <w:rPr>
          <w:rFonts w:ascii="Times New Roman" w:eastAsia="Times New Roman" w:hAnsi="Times New Roman" w:cs="Times New Roman"/>
          <w:sz w:val="24"/>
          <w:szCs w:val="24"/>
        </w:rPr>
        <w:t>from the mean effect.</w:t>
      </w:r>
    </w:p>
    <w:p w14:paraId="727B48DE" w14:textId="6E7E5C74" w:rsidR="00376DED" w:rsidRPr="00347F97" w:rsidRDefault="00A97DEE" w:rsidP="00347F97">
      <w:pPr>
        <w:spacing w:after="0" w:line="480" w:lineRule="auto"/>
        <w:contextualSpacing/>
        <w:rPr>
          <w:rFonts w:ascii="Times New Roman" w:eastAsia="Times New Roman" w:hAnsi="Times New Roman" w:cs="Times New Roman"/>
          <w:sz w:val="24"/>
          <w:szCs w:val="24"/>
        </w:rPr>
      </w:pPr>
      <w:r w:rsidRPr="14461279">
        <w:rPr>
          <w:rFonts w:ascii="Times New Roman" w:eastAsia="Times New Roman" w:hAnsi="Times New Roman" w:cs="Times New Roman"/>
          <w:b/>
          <w:bCs/>
          <w:sz w:val="24"/>
          <w:szCs w:val="24"/>
        </w:rPr>
        <w:t>Figure 4.</w:t>
      </w:r>
      <w:r w:rsidRPr="14461279">
        <w:rPr>
          <w:rFonts w:ascii="Times New Roman" w:eastAsia="Times New Roman" w:hAnsi="Times New Roman" w:cs="Times New Roman"/>
          <w:sz w:val="24"/>
          <w:szCs w:val="24"/>
        </w:rPr>
        <w:t xml:space="preserve"> Variation in bee community composition with </w:t>
      </w:r>
      <w:r w:rsidR="009036ED">
        <w:rPr>
          <w:rFonts w:ascii="Times New Roman" w:eastAsia="Times New Roman" w:hAnsi="Times New Roman" w:cs="Times New Roman"/>
          <w:sz w:val="24"/>
          <w:szCs w:val="24"/>
        </w:rPr>
        <w:t>c</w:t>
      </w:r>
      <w:r w:rsidRPr="14461279">
        <w:rPr>
          <w:rFonts w:ascii="Times New Roman" w:eastAsia="Times New Roman" w:hAnsi="Times New Roman" w:cs="Times New Roman"/>
          <w:sz w:val="24"/>
          <w:szCs w:val="24"/>
        </w:rPr>
        <w:t xml:space="preserve">anonical </w:t>
      </w:r>
      <w:r w:rsidR="009036ED">
        <w:rPr>
          <w:rFonts w:ascii="Times New Roman" w:eastAsia="Times New Roman" w:hAnsi="Times New Roman" w:cs="Times New Roman"/>
          <w:sz w:val="24"/>
          <w:szCs w:val="24"/>
        </w:rPr>
        <w:t>a</w:t>
      </w:r>
      <w:r w:rsidRPr="14461279">
        <w:rPr>
          <w:rFonts w:ascii="Times New Roman" w:eastAsia="Times New Roman" w:hAnsi="Times New Roman" w:cs="Times New Roman"/>
          <w:sz w:val="24"/>
          <w:szCs w:val="24"/>
        </w:rPr>
        <w:t xml:space="preserve">nalysis of </w:t>
      </w:r>
      <w:r w:rsidR="009036ED">
        <w:rPr>
          <w:rFonts w:ascii="Times New Roman" w:eastAsia="Times New Roman" w:hAnsi="Times New Roman" w:cs="Times New Roman"/>
          <w:sz w:val="24"/>
          <w:szCs w:val="24"/>
        </w:rPr>
        <w:t>p</w:t>
      </w:r>
      <w:r w:rsidRPr="14461279">
        <w:rPr>
          <w:rFonts w:ascii="Times New Roman" w:eastAsia="Times New Roman" w:hAnsi="Times New Roman" w:cs="Times New Roman"/>
          <w:sz w:val="24"/>
          <w:szCs w:val="24"/>
        </w:rPr>
        <w:t xml:space="preserve">rincipal </w:t>
      </w:r>
      <w:r w:rsidR="00376DED">
        <w:rPr>
          <w:rFonts w:ascii="Times New Roman" w:eastAsia="Times New Roman" w:hAnsi="Times New Roman" w:cs="Times New Roman"/>
          <w:sz w:val="24"/>
          <w:szCs w:val="24"/>
        </w:rPr>
        <w:t xml:space="preserve">(CAP) </w:t>
      </w:r>
      <w:r w:rsidR="009036ED">
        <w:rPr>
          <w:rFonts w:ascii="Times New Roman" w:eastAsia="Times New Roman" w:hAnsi="Times New Roman" w:cs="Times New Roman"/>
          <w:sz w:val="24"/>
          <w:szCs w:val="24"/>
        </w:rPr>
        <w:t>c</w:t>
      </w:r>
      <w:r w:rsidRPr="14461279">
        <w:rPr>
          <w:rFonts w:ascii="Times New Roman" w:eastAsia="Times New Roman" w:hAnsi="Times New Roman" w:cs="Times New Roman"/>
          <w:sz w:val="24"/>
          <w:szCs w:val="24"/>
        </w:rPr>
        <w:t xml:space="preserve">oordinates. CAP1 is a constrained ordination </w:t>
      </w:r>
      <w:r w:rsidR="009036ED">
        <w:rPr>
          <w:rFonts w:ascii="Times New Roman" w:eastAsia="Times New Roman" w:hAnsi="Times New Roman" w:cs="Times New Roman"/>
          <w:sz w:val="24"/>
          <w:szCs w:val="24"/>
        </w:rPr>
        <w:t xml:space="preserve">reflecting </w:t>
      </w:r>
      <w:r w:rsidRPr="14461279">
        <w:rPr>
          <w:rFonts w:ascii="Times New Roman" w:eastAsia="Times New Roman" w:hAnsi="Times New Roman" w:cs="Times New Roman"/>
          <w:sz w:val="24"/>
          <w:szCs w:val="24"/>
        </w:rPr>
        <w:t xml:space="preserve">all variation in community composition captured by the canola site term (blue </w:t>
      </w:r>
      <w:r w:rsidR="00201A22">
        <w:rPr>
          <w:rFonts w:ascii="Times New Roman" w:eastAsia="Times New Roman" w:hAnsi="Times New Roman" w:cs="Times New Roman"/>
          <w:sz w:val="24"/>
          <w:szCs w:val="24"/>
        </w:rPr>
        <w:t xml:space="preserve">and red points </w:t>
      </w:r>
      <w:r w:rsidR="00376DED">
        <w:rPr>
          <w:rFonts w:ascii="Times New Roman" w:eastAsia="Times New Roman" w:hAnsi="Times New Roman" w:cs="Times New Roman"/>
          <w:sz w:val="24"/>
          <w:szCs w:val="24"/>
        </w:rPr>
        <w:t xml:space="preserve">indicate </w:t>
      </w:r>
      <w:r w:rsidR="00201A22">
        <w:rPr>
          <w:rFonts w:ascii="Times New Roman" w:eastAsia="Times New Roman" w:hAnsi="Times New Roman" w:cs="Times New Roman"/>
          <w:sz w:val="24"/>
          <w:szCs w:val="24"/>
        </w:rPr>
        <w:t xml:space="preserve">depict </w:t>
      </w:r>
      <w:r w:rsidR="00376DED">
        <w:rPr>
          <w:rFonts w:ascii="Times New Roman" w:eastAsia="Times New Roman" w:hAnsi="Times New Roman" w:cs="Times New Roman"/>
          <w:sz w:val="24"/>
          <w:szCs w:val="24"/>
        </w:rPr>
        <w:t>collection</w:t>
      </w:r>
      <w:r w:rsidR="00201A22">
        <w:rPr>
          <w:rFonts w:ascii="Times New Roman" w:eastAsia="Times New Roman" w:hAnsi="Times New Roman" w:cs="Times New Roman"/>
          <w:sz w:val="24"/>
          <w:szCs w:val="24"/>
        </w:rPr>
        <w:t xml:space="preserve"> site</w:t>
      </w:r>
      <w:r w:rsidR="00376DED">
        <w:rPr>
          <w:rFonts w:ascii="Times New Roman" w:eastAsia="Times New Roman" w:hAnsi="Times New Roman" w:cs="Times New Roman"/>
          <w:sz w:val="24"/>
          <w:szCs w:val="24"/>
        </w:rPr>
        <w:t xml:space="preserve">s </w:t>
      </w:r>
      <w:r w:rsidRPr="14461279">
        <w:rPr>
          <w:rFonts w:ascii="Times New Roman" w:eastAsia="Times New Roman" w:hAnsi="Times New Roman" w:cs="Times New Roman"/>
          <w:sz w:val="24"/>
          <w:szCs w:val="24"/>
        </w:rPr>
        <w:t>outside o</w:t>
      </w:r>
      <w:r w:rsidR="00201A22">
        <w:rPr>
          <w:rFonts w:ascii="Times New Roman" w:eastAsia="Times New Roman" w:hAnsi="Times New Roman" w:cs="Times New Roman"/>
          <w:sz w:val="24"/>
          <w:szCs w:val="24"/>
        </w:rPr>
        <w:t>r inside of</w:t>
      </w:r>
      <w:r w:rsidRPr="14461279">
        <w:rPr>
          <w:rFonts w:ascii="Times New Roman" w:eastAsia="Times New Roman" w:hAnsi="Times New Roman" w:cs="Times New Roman"/>
          <w:sz w:val="24"/>
          <w:szCs w:val="24"/>
        </w:rPr>
        <w:t xml:space="preserve"> canola fields</w:t>
      </w:r>
      <w:r w:rsidR="00201A22">
        <w:rPr>
          <w:rFonts w:ascii="Times New Roman" w:eastAsia="Times New Roman" w:hAnsi="Times New Roman" w:cs="Times New Roman"/>
          <w:sz w:val="24"/>
          <w:szCs w:val="24"/>
        </w:rPr>
        <w:t>, respectively</w:t>
      </w:r>
      <w:r w:rsidRPr="14461279">
        <w:rPr>
          <w:rFonts w:ascii="Times New Roman" w:eastAsia="Times New Roman" w:hAnsi="Times New Roman" w:cs="Times New Roman"/>
          <w:sz w:val="24"/>
          <w:szCs w:val="24"/>
        </w:rPr>
        <w:t xml:space="preserve">). Points </w:t>
      </w:r>
      <w:r w:rsidR="00376DED">
        <w:rPr>
          <w:rFonts w:ascii="Times New Roman" w:eastAsia="Times New Roman" w:hAnsi="Times New Roman" w:cs="Times New Roman"/>
          <w:sz w:val="24"/>
          <w:szCs w:val="24"/>
        </w:rPr>
        <w:t xml:space="preserve">show site and </w:t>
      </w:r>
      <w:r w:rsidRPr="14461279">
        <w:rPr>
          <w:rFonts w:ascii="Times New Roman" w:eastAsia="Times New Roman" w:hAnsi="Times New Roman" w:cs="Times New Roman"/>
          <w:sz w:val="24"/>
          <w:szCs w:val="24"/>
        </w:rPr>
        <w:t>date combinations</w:t>
      </w:r>
      <w:r w:rsidR="00376DED">
        <w:rPr>
          <w:rFonts w:ascii="Times New Roman" w:eastAsia="Times New Roman" w:hAnsi="Times New Roman" w:cs="Times New Roman"/>
          <w:sz w:val="24"/>
          <w:szCs w:val="24"/>
        </w:rPr>
        <w:t>, and e</w:t>
      </w:r>
      <w:r w:rsidRPr="14461279">
        <w:rPr>
          <w:rFonts w:ascii="Times New Roman" w:eastAsia="Times New Roman" w:hAnsi="Times New Roman" w:cs="Times New Roman"/>
          <w:sz w:val="24"/>
          <w:szCs w:val="24"/>
        </w:rPr>
        <w:t xml:space="preserve">llipses are 95% </w:t>
      </w:r>
      <w:r w:rsidR="00376DED">
        <w:rPr>
          <w:rFonts w:ascii="Times New Roman" w:eastAsia="Times New Roman" w:hAnsi="Times New Roman" w:cs="Times New Roman"/>
          <w:sz w:val="24"/>
          <w:szCs w:val="24"/>
        </w:rPr>
        <w:t>CIs</w:t>
      </w:r>
      <w:r w:rsidRPr="14461279">
        <w:rPr>
          <w:rFonts w:ascii="Times New Roman" w:eastAsia="Times New Roman" w:hAnsi="Times New Roman" w:cs="Times New Roman"/>
          <w:sz w:val="24"/>
          <w:szCs w:val="24"/>
        </w:rPr>
        <w:t>. Vectors represent bee genera with CAP loadings in the top 20th percentile</w:t>
      </w:r>
      <w:r w:rsidR="00881793">
        <w:rPr>
          <w:rFonts w:ascii="Times New Roman" w:eastAsia="Times New Roman" w:hAnsi="Times New Roman" w:cs="Times New Roman"/>
          <w:sz w:val="24"/>
          <w:szCs w:val="24"/>
        </w:rPr>
        <w:t>. The v</w:t>
      </w:r>
      <w:r w:rsidRPr="14461279">
        <w:rPr>
          <w:rFonts w:ascii="Times New Roman" w:eastAsia="Times New Roman" w:hAnsi="Times New Roman" w:cs="Times New Roman"/>
          <w:sz w:val="24"/>
          <w:szCs w:val="24"/>
        </w:rPr>
        <w:t xml:space="preserve">ector direction </w:t>
      </w:r>
      <w:r w:rsidR="00201A22">
        <w:rPr>
          <w:rFonts w:ascii="Times New Roman" w:eastAsia="Times New Roman" w:hAnsi="Times New Roman" w:cs="Times New Roman"/>
          <w:sz w:val="24"/>
          <w:szCs w:val="24"/>
        </w:rPr>
        <w:t>show</w:t>
      </w:r>
      <w:r w:rsidRPr="14461279">
        <w:rPr>
          <w:rFonts w:ascii="Times New Roman" w:eastAsia="Times New Roman" w:hAnsi="Times New Roman" w:cs="Times New Roman"/>
          <w:sz w:val="24"/>
          <w:szCs w:val="24"/>
        </w:rPr>
        <w:t>s the axis along which the species increases in abundance across the ordination space</w:t>
      </w:r>
      <w:r w:rsidR="00881793">
        <w:rPr>
          <w:rFonts w:ascii="Times New Roman" w:eastAsia="Times New Roman" w:hAnsi="Times New Roman" w:cs="Times New Roman"/>
          <w:sz w:val="24"/>
          <w:szCs w:val="24"/>
        </w:rPr>
        <w:t xml:space="preserve"> and the vector length </w:t>
      </w:r>
      <w:r w:rsidRPr="14461279">
        <w:rPr>
          <w:rFonts w:ascii="Times New Roman" w:eastAsia="Times New Roman" w:hAnsi="Times New Roman" w:cs="Times New Roman"/>
          <w:sz w:val="24"/>
          <w:szCs w:val="24"/>
        </w:rPr>
        <w:t xml:space="preserve">represents the magnitude of the correlation between abundance and the ordination axes. Isoclines are GAM surface overlays for </w:t>
      </w:r>
      <w:proofErr w:type="gramStart"/>
      <w:r w:rsidRPr="14461279">
        <w:rPr>
          <w:rFonts w:ascii="Times New Roman" w:eastAsia="Times New Roman" w:hAnsi="Times New Roman" w:cs="Times New Roman"/>
          <w:sz w:val="24"/>
          <w:szCs w:val="24"/>
        </w:rPr>
        <w:t>the predictors</w:t>
      </w:r>
      <w:proofErr w:type="gramEnd"/>
      <w:r w:rsidR="00376DED">
        <w:rPr>
          <w:rFonts w:ascii="Times New Roman" w:eastAsia="Times New Roman" w:hAnsi="Times New Roman" w:cs="Times New Roman"/>
          <w:sz w:val="24"/>
          <w:szCs w:val="24"/>
        </w:rPr>
        <w:t xml:space="preserve"> (</w:t>
      </w:r>
      <w:r w:rsidRPr="14461279">
        <w:rPr>
          <w:rFonts w:ascii="Times New Roman" w:eastAsia="Times New Roman" w:hAnsi="Times New Roman" w:cs="Times New Roman"/>
          <w:sz w:val="24"/>
          <w:szCs w:val="24"/>
        </w:rPr>
        <w:t xml:space="preserve">A) canola saturation (the proportion of canola </w:t>
      </w:r>
      <w:r w:rsidR="00881793">
        <w:rPr>
          <w:rFonts w:ascii="Times New Roman" w:eastAsia="Times New Roman" w:hAnsi="Times New Roman" w:cs="Times New Roman"/>
          <w:sz w:val="24"/>
          <w:szCs w:val="24"/>
        </w:rPr>
        <w:t xml:space="preserve">within a </w:t>
      </w:r>
      <w:r w:rsidRPr="14461279">
        <w:rPr>
          <w:rFonts w:ascii="Times New Roman" w:eastAsia="Times New Roman" w:hAnsi="Times New Roman" w:cs="Times New Roman"/>
          <w:sz w:val="24"/>
          <w:szCs w:val="24"/>
        </w:rPr>
        <w:t>2</w:t>
      </w:r>
      <w:r w:rsidR="00376DED">
        <w:rPr>
          <w:rFonts w:ascii="Times New Roman" w:eastAsia="Times New Roman" w:hAnsi="Times New Roman" w:cs="Times New Roman"/>
          <w:sz w:val="24"/>
          <w:szCs w:val="24"/>
        </w:rPr>
        <w:t xml:space="preserve"> </w:t>
      </w:r>
      <w:r w:rsidRPr="14461279">
        <w:rPr>
          <w:rFonts w:ascii="Times New Roman" w:eastAsia="Times New Roman" w:hAnsi="Times New Roman" w:cs="Times New Roman"/>
          <w:sz w:val="24"/>
          <w:szCs w:val="24"/>
        </w:rPr>
        <w:t>km radius</w:t>
      </w:r>
      <w:r w:rsidR="006955E6">
        <w:rPr>
          <w:rFonts w:ascii="Times New Roman" w:eastAsia="Times New Roman" w:hAnsi="Times New Roman" w:cs="Times New Roman"/>
          <w:sz w:val="24"/>
          <w:szCs w:val="24"/>
        </w:rPr>
        <w:t xml:space="preserve"> of each site</w:t>
      </w:r>
      <w:r w:rsidRPr="14461279">
        <w:rPr>
          <w:rFonts w:ascii="Times New Roman" w:eastAsia="Times New Roman" w:hAnsi="Times New Roman" w:cs="Times New Roman"/>
          <w:sz w:val="24"/>
          <w:szCs w:val="24"/>
        </w:rPr>
        <w:t xml:space="preserve">) and </w:t>
      </w:r>
      <w:r w:rsidR="00376DED">
        <w:rPr>
          <w:rFonts w:ascii="Times New Roman" w:eastAsia="Times New Roman" w:hAnsi="Times New Roman" w:cs="Times New Roman"/>
          <w:sz w:val="24"/>
          <w:szCs w:val="24"/>
        </w:rPr>
        <w:t>(</w:t>
      </w:r>
      <w:r w:rsidRPr="14461279">
        <w:rPr>
          <w:rFonts w:ascii="Times New Roman" w:eastAsia="Times New Roman" w:hAnsi="Times New Roman" w:cs="Times New Roman"/>
          <w:sz w:val="24"/>
          <w:szCs w:val="24"/>
        </w:rPr>
        <w:t>B) plant species richness.</w:t>
      </w:r>
      <w:r w:rsidR="00376DED">
        <w:rPr>
          <w:rFonts w:ascii="Times New Roman" w:eastAsia="Times New Roman" w:hAnsi="Times New Roman" w:cs="Times New Roman"/>
          <w:b/>
          <w:bCs/>
          <w:color w:val="0D0D0D" w:themeColor="text1" w:themeTint="F2"/>
          <w:sz w:val="24"/>
          <w:szCs w:val="24"/>
        </w:rPr>
        <w:br w:type="page"/>
      </w:r>
    </w:p>
    <w:p w14:paraId="4D21040B" w14:textId="0FE582C3" w:rsidR="00A40122" w:rsidRPr="00217A7C" w:rsidRDefault="00A40122" w:rsidP="00A40122">
      <w:pPr>
        <w:spacing w:after="0" w:line="480" w:lineRule="auto"/>
        <w:rPr>
          <w:rFonts w:ascii="Times New Roman" w:eastAsia="Times New Roman" w:hAnsi="Times New Roman" w:cs="Times New Roman"/>
          <w:color w:val="0D0D0D" w:themeColor="text1" w:themeTint="F2"/>
          <w:sz w:val="24"/>
          <w:szCs w:val="24"/>
        </w:rPr>
      </w:pPr>
      <w:r w:rsidRPr="00E42DCB">
        <w:rPr>
          <w:rFonts w:ascii="Times New Roman" w:eastAsia="Times New Roman" w:hAnsi="Times New Roman" w:cs="Times New Roman"/>
          <w:b/>
          <w:bCs/>
          <w:color w:val="0D0D0D" w:themeColor="text1" w:themeTint="F2"/>
          <w:sz w:val="24"/>
          <w:szCs w:val="24"/>
        </w:rPr>
        <w:lastRenderedPageBreak/>
        <w:t>Fig</w:t>
      </w:r>
      <w:r>
        <w:rPr>
          <w:rFonts w:ascii="Times New Roman" w:eastAsia="Times New Roman" w:hAnsi="Times New Roman" w:cs="Times New Roman"/>
          <w:b/>
          <w:bCs/>
          <w:color w:val="0D0D0D" w:themeColor="text1" w:themeTint="F2"/>
          <w:sz w:val="24"/>
          <w:szCs w:val="24"/>
        </w:rPr>
        <w:t xml:space="preserve">ure </w:t>
      </w:r>
      <w:r w:rsidRPr="00E42DCB">
        <w:rPr>
          <w:rFonts w:ascii="Times New Roman" w:eastAsia="Times New Roman" w:hAnsi="Times New Roman" w:cs="Times New Roman"/>
          <w:b/>
          <w:bCs/>
          <w:color w:val="0D0D0D" w:themeColor="text1" w:themeTint="F2"/>
          <w:sz w:val="24"/>
          <w:szCs w:val="24"/>
        </w:rPr>
        <w:t>1</w:t>
      </w:r>
    </w:p>
    <w:p w14:paraId="3A57003F" w14:textId="7563B297" w:rsidR="00217A7C" w:rsidRPr="00217A7C" w:rsidRDefault="00A40122" w:rsidP="00217A7C">
      <w:pPr>
        <w:pStyle w:val="Caption"/>
        <w:rPr>
          <w:rFonts w:ascii="Times New Roman" w:eastAsia="Times New Roman" w:hAnsi="Times New Roman" w:cs="Times New Roman"/>
          <w:color w:val="0D0D0D" w:themeColor="text1" w:themeTint="F2"/>
          <w:sz w:val="24"/>
          <w:szCs w:val="24"/>
        </w:rPr>
      </w:pPr>
      <w:r>
        <w:rPr>
          <w:i w:val="0"/>
          <w:iCs w:val="0"/>
          <w:noProof/>
        </w:rPr>
        <w:drawing>
          <wp:inline distT="0" distB="0" distL="0" distR="0" wp14:anchorId="01DFB11E" wp14:editId="61684FC1">
            <wp:extent cx="3679371" cy="4986440"/>
            <wp:effectExtent l="0" t="0" r="0" b="5080"/>
            <wp:docPr id="1966573789" name="Picture 1966573789" descr="A picture containing text, screenshot, map&#10;&#10;Description automatically generated">
              <a:extLst xmlns:a="http://schemas.openxmlformats.org/drawingml/2006/main">
                <a:ext uri="{FF2B5EF4-FFF2-40B4-BE49-F238E27FC236}">
                  <a16:creationId xmlns:a16="http://schemas.microsoft.com/office/drawing/2014/main" id="{6D47EC52-0B25-EC99-C933-9D716B40BB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50986" name="Picture 1038150986" descr="A picture containing text, screenshot, map&#10;&#10;Description automatically generated">
                      <a:extLst>
                        <a:ext uri="{FF2B5EF4-FFF2-40B4-BE49-F238E27FC236}">
                          <a16:creationId xmlns:a16="http://schemas.microsoft.com/office/drawing/2014/main" id="{6D47EC52-0B25-EC99-C933-9D716B40BBFE}"/>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22265" r="25655"/>
                    <a:stretch/>
                  </pic:blipFill>
                  <pic:spPr bwMode="auto">
                    <a:xfrm>
                      <a:off x="0" y="0"/>
                      <a:ext cx="3679371" cy="4986440"/>
                    </a:xfrm>
                    <a:prstGeom prst="rect">
                      <a:avLst/>
                    </a:prstGeom>
                    <a:ln>
                      <a:noFill/>
                    </a:ln>
                    <a:extLst>
                      <a:ext uri="{53640926-AAD7-44D8-BBD7-CCE9431645EC}">
                        <a14:shadowObscured xmlns:a14="http://schemas.microsoft.com/office/drawing/2010/main"/>
                      </a:ext>
                    </a:extLst>
                  </pic:spPr>
                </pic:pic>
              </a:graphicData>
            </a:graphic>
          </wp:inline>
        </w:drawing>
      </w:r>
      <w:r w:rsidR="00217A7C">
        <w:rPr>
          <w:rFonts w:ascii="Times New Roman" w:eastAsia="Times New Roman" w:hAnsi="Times New Roman" w:cs="Times New Roman"/>
          <w:b/>
          <w:bCs/>
          <w:color w:val="000000" w:themeColor="text1"/>
          <w:sz w:val="24"/>
          <w:szCs w:val="24"/>
        </w:rPr>
        <w:br w:type="page"/>
      </w:r>
    </w:p>
    <w:p w14:paraId="2FA652BC" w14:textId="77777777" w:rsidR="00881793" w:rsidRDefault="01BD19D7" w:rsidP="00881793">
      <w:pPr>
        <w:rPr>
          <w:rFonts w:ascii="Times New Roman" w:eastAsia="Times New Roman" w:hAnsi="Times New Roman" w:cs="Times New Roman"/>
          <w:b/>
          <w:bCs/>
          <w:color w:val="000000" w:themeColor="text1"/>
          <w:sz w:val="24"/>
          <w:szCs w:val="24"/>
        </w:rPr>
      </w:pPr>
      <w:r w:rsidRPr="00D2787D">
        <w:rPr>
          <w:rFonts w:ascii="Times New Roman" w:eastAsia="Times New Roman" w:hAnsi="Times New Roman" w:cs="Times New Roman"/>
          <w:b/>
          <w:bCs/>
          <w:color w:val="000000" w:themeColor="text1"/>
          <w:sz w:val="24"/>
          <w:szCs w:val="24"/>
        </w:rPr>
        <w:lastRenderedPageBreak/>
        <w:t>F</w:t>
      </w:r>
      <w:r w:rsidR="7D5ED8C1" w:rsidRPr="00D2787D">
        <w:rPr>
          <w:rFonts w:ascii="Times New Roman" w:eastAsia="Times New Roman" w:hAnsi="Times New Roman" w:cs="Times New Roman"/>
          <w:b/>
          <w:bCs/>
          <w:color w:val="000000" w:themeColor="text1"/>
          <w:sz w:val="24"/>
          <w:szCs w:val="24"/>
        </w:rPr>
        <w:t>igure 2</w:t>
      </w:r>
    </w:p>
    <w:p w14:paraId="5B76664A" w14:textId="4B780CCB" w:rsidR="00881793" w:rsidRPr="00881793" w:rsidRDefault="751BE0FD">
      <w:pPr>
        <w:rPr>
          <w:rFonts w:ascii="Times New Roman" w:hAnsi="Times New Roman" w:cs="Times New Roman"/>
          <w:sz w:val="24"/>
          <w:szCs w:val="24"/>
        </w:rPr>
      </w:pPr>
      <w:r>
        <w:rPr>
          <w:noProof/>
        </w:rPr>
        <w:drawing>
          <wp:inline distT="0" distB="0" distL="0" distR="0" wp14:anchorId="4AC1EC78" wp14:editId="18F6A294">
            <wp:extent cx="5943600" cy="4457700"/>
            <wp:effectExtent l="0" t="0" r="0" b="0"/>
            <wp:docPr id="1991392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92332" name="Picture 1991392332"/>
                    <pic:cNvPicPr/>
                  </pic:nvPicPr>
                  <pic:blipFill>
                    <a:blip r:embed="rId13">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r w:rsidR="00881793">
        <w:rPr>
          <w:rFonts w:ascii="Times New Roman" w:eastAsia="Times New Roman" w:hAnsi="Times New Roman" w:cs="Times New Roman"/>
          <w:b/>
          <w:bCs/>
          <w:sz w:val="24"/>
          <w:szCs w:val="24"/>
        </w:rPr>
        <w:br w:type="page"/>
      </w:r>
    </w:p>
    <w:p w14:paraId="2A448129" w14:textId="7D26FAF4" w:rsidR="00410334" w:rsidRDefault="629F35BA" w:rsidP="00937C4B">
      <w:pPr>
        <w:spacing w:after="0" w:line="480" w:lineRule="auto"/>
        <w:rPr>
          <w:rFonts w:ascii="Times New Roman" w:eastAsia="Times New Roman" w:hAnsi="Times New Roman" w:cs="Times New Roman"/>
          <w:b/>
          <w:sz w:val="24"/>
          <w:szCs w:val="24"/>
        </w:rPr>
      </w:pPr>
      <w:r w:rsidRPr="00D2787D">
        <w:rPr>
          <w:rFonts w:ascii="Times New Roman" w:eastAsia="Times New Roman" w:hAnsi="Times New Roman" w:cs="Times New Roman"/>
          <w:b/>
          <w:bCs/>
          <w:sz w:val="24"/>
          <w:szCs w:val="24"/>
        </w:rPr>
        <w:lastRenderedPageBreak/>
        <w:t>Figure 3</w:t>
      </w:r>
    </w:p>
    <w:p w14:paraId="1E13B708" w14:textId="47822DDB" w:rsidR="00217A7C" w:rsidRDefault="629F35BA" w:rsidP="00A97DEE">
      <w:pPr>
        <w:spacing w:after="0" w:line="480" w:lineRule="auto"/>
        <w:rPr>
          <w:rFonts w:ascii="Times New Roman" w:eastAsia="Times New Roman" w:hAnsi="Times New Roman" w:cs="Times New Roman"/>
          <w:b/>
          <w:bCs/>
          <w:sz w:val="24"/>
          <w:szCs w:val="24"/>
        </w:rPr>
      </w:pPr>
      <w:r>
        <w:rPr>
          <w:noProof/>
        </w:rPr>
        <w:drawing>
          <wp:inline distT="0" distB="0" distL="0" distR="0" wp14:anchorId="2960759A" wp14:editId="5DAD01AE">
            <wp:extent cx="4818743" cy="3614057"/>
            <wp:effectExtent l="0" t="0" r="1270" b="5715"/>
            <wp:docPr id="560967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67962" name="Picture 5609679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18743" cy="3614057"/>
                    </a:xfrm>
                    <a:prstGeom prst="rect">
                      <a:avLst/>
                    </a:prstGeom>
                  </pic:spPr>
                </pic:pic>
              </a:graphicData>
            </a:graphic>
          </wp:inline>
        </w:drawing>
      </w:r>
      <w:r w:rsidR="00217A7C">
        <w:rPr>
          <w:rFonts w:ascii="Times New Roman" w:eastAsia="Times New Roman" w:hAnsi="Times New Roman" w:cs="Times New Roman"/>
          <w:b/>
          <w:bCs/>
          <w:sz w:val="24"/>
          <w:szCs w:val="24"/>
        </w:rPr>
        <w:br w:type="page"/>
      </w:r>
    </w:p>
    <w:p w14:paraId="761B7910" w14:textId="1CB317AF" w:rsidR="629F35BA" w:rsidRDefault="629F35BA" w:rsidP="14461279">
      <w:pPr>
        <w:spacing w:after="0" w:line="480" w:lineRule="auto"/>
        <w:rPr>
          <w:rFonts w:ascii="Times New Roman" w:eastAsia="Times New Roman" w:hAnsi="Times New Roman" w:cs="Times New Roman"/>
          <w:b/>
          <w:bCs/>
          <w:sz w:val="24"/>
          <w:szCs w:val="24"/>
        </w:rPr>
      </w:pPr>
      <w:r w:rsidRPr="14461279">
        <w:rPr>
          <w:rFonts w:ascii="Times New Roman" w:eastAsia="Times New Roman" w:hAnsi="Times New Roman" w:cs="Times New Roman"/>
          <w:b/>
          <w:bCs/>
          <w:sz w:val="24"/>
          <w:szCs w:val="24"/>
        </w:rPr>
        <w:lastRenderedPageBreak/>
        <w:t>Figure 4</w:t>
      </w:r>
    </w:p>
    <w:p w14:paraId="097AD6A7" w14:textId="05AD69EC" w:rsidR="006A54B6" w:rsidRDefault="2AE60C08" w:rsidP="007C11AA">
      <w:pPr>
        <w:spacing w:after="0" w:line="480" w:lineRule="auto"/>
        <w:rPr>
          <w:ins w:id="467" w:author="Helmreich, Salena" w:date="2026-04-16T15:31:00Z" w16du:dateUtc="2026-04-16T13:31:00Z"/>
          <w:rFonts w:ascii="Times New Roman" w:hAnsi="Times New Roman" w:cs="Times New Roman"/>
          <w:sz w:val="24"/>
          <w:szCs w:val="24"/>
        </w:rPr>
      </w:pPr>
      <w:r>
        <w:rPr>
          <w:noProof/>
        </w:rPr>
        <w:drawing>
          <wp:inline distT="0" distB="0" distL="0" distR="0" wp14:anchorId="2CEC72D1" wp14:editId="52EF1D80">
            <wp:extent cx="5943600" cy="2705100"/>
            <wp:effectExtent l="0" t="0" r="0" b="0"/>
            <wp:docPr id="783901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01325" name="Picture 783901325"/>
                    <pic:cNvPicPr/>
                  </pic:nvPicPr>
                  <pic:blipFill>
                    <a:blip r:embed="rId15">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p>
    <w:p w14:paraId="283641F3" w14:textId="77777777" w:rsidR="0036215D" w:rsidRDefault="0036215D" w:rsidP="007C11AA">
      <w:pPr>
        <w:spacing w:after="0" w:line="480" w:lineRule="auto"/>
        <w:rPr>
          <w:ins w:id="468" w:author="Helmreich, Salena" w:date="2026-04-16T15:31:00Z" w16du:dateUtc="2026-04-16T13:31:00Z"/>
          <w:rFonts w:ascii="Times New Roman" w:hAnsi="Times New Roman" w:cs="Times New Roman"/>
          <w:sz w:val="24"/>
          <w:szCs w:val="24"/>
        </w:rPr>
      </w:pPr>
    </w:p>
    <w:p w14:paraId="2B859D0A" w14:textId="04853C20" w:rsidR="00474D74" w:rsidRPr="00474D74" w:rsidDel="00474D74" w:rsidRDefault="00474D74" w:rsidP="00474D74">
      <w:pPr>
        <w:pStyle w:val="Bibliography"/>
        <w:rPr>
          <w:del w:id="469" w:author="Helmreich, Salena" w:date="2026-04-16T15:49:00Z" w16du:dateUtc="2026-04-16T13:49:00Z"/>
          <w:rFonts w:ascii="Times New Roman" w:hAnsi="Times New Roman" w:cs="Times New Roman"/>
          <w:sz w:val="24"/>
        </w:rPr>
      </w:pPr>
      <w:del w:id="470" w:author="Helmreich, Salena" w:date="2026-04-16T15:49:00Z" w16du:dateUtc="2026-04-16T13:49:00Z">
        <w:r w:rsidDel="00474D74">
          <w:fldChar w:fldCharType="begin"/>
        </w:r>
        <w:r w:rsidDel="00474D74">
          <w:delInstrText xml:space="preserve"> ADDIN ZOTERO_BIBL {"uncited":[],"omitted":[],"custom":[]} CSL_BIBLIOGRAPHY </w:delInstrText>
        </w:r>
        <w:r w:rsidDel="00474D74">
          <w:fldChar w:fldCharType="separate"/>
        </w:r>
        <w:r w:rsidRPr="00474D74" w:rsidDel="00474D74">
          <w:rPr>
            <w:rFonts w:ascii="Times New Roman" w:hAnsi="Times New Roman" w:cs="Times New Roman"/>
            <w:sz w:val="24"/>
          </w:rPr>
          <w:delText>Lau PW, Esquivel IL, Parys KA, et al. 2023. The nutritional landscape in agroecosystems: a review on how resources and management practices can shape pollinator health in agricultural environments. Ann Entomol Soc Am. 116(5):261–275. https://doi.org/10.1093/aesa/saad023</w:delText>
        </w:r>
      </w:del>
    </w:p>
    <w:p w14:paraId="5E7E87CB" w14:textId="066056A5" w:rsidR="0036215D" w:rsidRPr="0036215D" w:rsidDel="0036215D" w:rsidRDefault="00474D74" w:rsidP="0036215D">
      <w:pPr>
        <w:pStyle w:val="Bibliography"/>
        <w:rPr>
          <w:del w:id="471" w:author="Helmreich, Salena" w:date="2026-04-16T15:31:00Z" w16du:dateUtc="2026-04-16T13:31:00Z"/>
          <w:rFonts w:ascii="Times New Roman" w:hAnsi="Times New Roman" w:cs="Times New Roman"/>
          <w:sz w:val="24"/>
        </w:rPr>
      </w:pPr>
      <w:del w:id="472" w:author="Helmreich, Salena" w:date="2026-04-16T15:49:00Z" w16du:dateUtc="2026-04-16T13:49:00Z">
        <w:r w:rsidDel="00474D74">
          <w:rPr>
            <w:rFonts w:ascii="Times New Roman" w:hAnsi="Times New Roman" w:cs="Times New Roman"/>
            <w:sz w:val="24"/>
          </w:rPr>
          <w:fldChar w:fldCharType="end"/>
        </w:r>
      </w:del>
      <w:del w:id="473" w:author="Helmreich, Salena" w:date="2026-04-16T15:31:00Z" w16du:dateUtc="2026-04-16T13:31:00Z">
        <w:r w:rsidR="0036215D" w:rsidRPr="0036215D" w:rsidDel="0036215D">
          <w:rPr>
            <w:rFonts w:ascii="Times New Roman" w:hAnsi="Times New Roman" w:cs="Times New Roman"/>
            <w:sz w:val="24"/>
          </w:rPr>
          <w:delText>Bjerke J, Caldbeck B, Coleman B, et al. 2020 Feb 15. Best Management Practices for Pollinator Protection in Canola Fields. :23.</w:delText>
        </w:r>
      </w:del>
    </w:p>
    <w:p w14:paraId="372C693D" w14:textId="5F6A8847" w:rsidR="0036215D" w:rsidRPr="0036215D" w:rsidDel="004E6812" w:rsidRDefault="0036215D" w:rsidP="0036215D">
      <w:pPr>
        <w:pStyle w:val="Bibliography"/>
        <w:rPr>
          <w:del w:id="474" w:author="Helmreich, Salena" w:date="2026-04-16T15:35:00Z" w16du:dateUtc="2026-04-16T13:35:00Z"/>
          <w:rFonts w:ascii="Times New Roman" w:hAnsi="Times New Roman" w:cs="Times New Roman"/>
          <w:sz w:val="24"/>
        </w:rPr>
      </w:pPr>
      <w:del w:id="475" w:author="Helmreich, Salena" w:date="2026-04-16T15:35:00Z" w16du:dateUtc="2026-04-16T13:35:00Z">
        <w:r w:rsidRPr="0036215D" w:rsidDel="004E6812">
          <w:rPr>
            <w:rFonts w:ascii="Times New Roman" w:hAnsi="Times New Roman" w:cs="Times New Roman"/>
            <w:sz w:val="24"/>
          </w:rPr>
          <w:delText>Hagen M, Dupont YL. 2013. Inter-tegular span and head width as estimators of fresh and dry body mass in bumblebees (Bombus spp.). Insect. Soc. 60(2):251–257. https://doi.org/10.1007/s00040-013-0290-x</w:delText>
        </w:r>
      </w:del>
    </w:p>
    <w:p w14:paraId="3DCE119E" w14:textId="69A506BF" w:rsidR="0036215D" w:rsidRPr="0036215D" w:rsidDel="009F4652" w:rsidRDefault="0036215D" w:rsidP="0036215D">
      <w:pPr>
        <w:pStyle w:val="Bibliography"/>
        <w:rPr>
          <w:del w:id="476" w:author="Helmreich, Salena" w:date="2026-04-16T15:36:00Z" w16du:dateUtc="2026-04-16T13:36:00Z"/>
          <w:rFonts w:ascii="Times New Roman" w:hAnsi="Times New Roman" w:cs="Times New Roman"/>
          <w:sz w:val="24"/>
        </w:rPr>
      </w:pPr>
      <w:del w:id="477" w:author="Helmreich, Salena" w:date="2026-04-16T15:36:00Z" w16du:dateUtc="2026-04-16T13:36:00Z">
        <w:r w:rsidRPr="0036215D" w:rsidDel="009F4652">
          <w:rPr>
            <w:rFonts w:ascii="Times New Roman" w:hAnsi="Times New Roman" w:cs="Times New Roman"/>
            <w:sz w:val="24"/>
          </w:rPr>
          <w:delText>Mallinger RE, Gaines-Day HR, Gratton C. 2017. Do managed bees have negative effects on wild bees?: A systematic review of the literature. PLOS ONE. 12(12):e0189268. https://doi.org/10.1371/journal.pone.0189268</w:delText>
        </w:r>
      </w:del>
    </w:p>
    <w:p w14:paraId="2586A6AD" w14:textId="1FC7D928" w:rsidR="0036215D" w:rsidRPr="0036215D" w:rsidDel="00730C03" w:rsidRDefault="0036215D" w:rsidP="0036215D">
      <w:pPr>
        <w:pStyle w:val="Bibliography"/>
        <w:rPr>
          <w:del w:id="478" w:author="Helmreich, Salena" w:date="2026-04-16T15:39:00Z" w16du:dateUtc="2026-04-16T13:39:00Z"/>
          <w:rFonts w:ascii="Times New Roman" w:hAnsi="Times New Roman" w:cs="Times New Roman"/>
          <w:sz w:val="24"/>
        </w:rPr>
      </w:pPr>
      <w:del w:id="479" w:author="Helmreich, Salena" w:date="2026-04-16T15:39:00Z" w16du:dateUtc="2026-04-16T13:39:00Z">
        <w:r w:rsidRPr="0036215D" w:rsidDel="00730C03">
          <w:rPr>
            <w:rFonts w:ascii="Times New Roman" w:hAnsi="Times New Roman" w:cs="Times New Roman"/>
            <w:sz w:val="24"/>
          </w:rPr>
          <w:delText>Roulston TH, Cane JH. 2000. The Effect of Diet Breadth and Nesting Ecology on Body Size Variation in Bees (Apiformes). Journal of the Kansas Entomological Society. 73(3):129–142. [accessed 2023 Jan 31]. https://www.jstor.org/stable/25085957.</w:delText>
        </w:r>
      </w:del>
    </w:p>
    <w:p w14:paraId="39B5113E" w14:textId="107F937A" w:rsidR="0036215D" w:rsidRPr="0036215D" w:rsidDel="00730C03" w:rsidRDefault="0036215D" w:rsidP="0036215D">
      <w:pPr>
        <w:pStyle w:val="Bibliography"/>
        <w:rPr>
          <w:del w:id="480" w:author="Helmreich, Salena" w:date="2026-04-16T15:39:00Z" w16du:dateUtc="2026-04-16T13:39:00Z"/>
          <w:rFonts w:ascii="Times New Roman" w:hAnsi="Times New Roman" w:cs="Times New Roman"/>
          <w:sz w:val="24"/>
        </w:rPr>
      </w:pPr>
      <w:del w:id="481" w:author="Helmreich, Salena" w:date="2026-04-16T15:39:00Z" w16du:dateUtc="2026-04-16T13:39:00Z">
        <w:r w:rsidRPr="0036215D" w:rsidDel="00730C03">
          <w:rPr>
            <w:rFonts w:ascii="Times New Roman" w:hAnsi="Times New Roman" w:cs="Times New Roman"/>
            <w:sz w:val="24"/>
          </w:rPr>
          <w:delText>Sowers K, Lang MB, Pan B. 2014. The Rise of the Canola Industry in Washington State. Washington State University Extension Field Day Abstracts: Highlights of Research Progress Report No.: 14:1.</w:delText>
        </w:r>
      </w:del>
    </w:p>
    <w:p w14:paraId="72633B8E" w14:textId="35AFDF08" w:rsidR="0036215D" w:rsidRPr="0036215D" w:rsidDel="00514D1A" w:rsidRDefault="0036215D" w:rsidP="0036215D">
      <w:pPr>
        <w:pStyle w:val="Bibliography"/>
        <w:rPr>
          <w:del w:id="482" w:author="Helmreich, Salena" w:date="2026-04-16T15:41:00Z" w16du:dateUtc="2026-04-16T13:41:00Z"/>
          <w:rFonts w:ascii="Times New Roman" w:hAnsi="Times New Roman" w:cs="Times New Roman"/>
          <w:sz w:val="24"/>
        </w:rPr>
      </w:pPr>
      <w:del w:id="483" w:author="Helmreich, Salena" w:date="2026-04-16T15:41:00Z" w16du:dateUtc="2026-04-16T13:41:00Z">
        <w:r w:rsidRPr="0036215D" w:rsidDel="00514D1A">
          <w:rPr>
            <w:rFonts w:ascii="Times New Roman" w:hAnsi="Times New Roman" w:cs="Times New Roman"/>
            <w:sz w:val="24"/>
          </w:rPr>
          <w:delText>Zurbuchen A, Landert L, Klaiber J, et al. 2010. Maximum Foraging Ranges in Solitary Bees: Only Few Individuals have the Capability to Cover Long Foraging Distances. Biological Conservation - BIOL CONSERV. 143:669–676. https://doi.org/10.1016/j.biocon.2009.12.003</w:delText>
        </w:r>
      </w:del>
    </w:p>
    <w:p w14:paraId="63F0B417" w14:textId="2B2110C4" w:rsidR="0036215D" w:rsidRPr="0036215D" w:rsidDel="001C3DEA" w:rsidRDefault="0036215D" w:rsidP="0036215D">
      <w:pPr>
        <w:pStyle w:val="Bibliography"/>
        <w:rPr>
          <w:del w:id="484" w:author="Helmreich, Salena" w:date="2026-04-16T15:41:00Z" w16du:dateUtc="2026-04-16T13:41:00Z"/>
          <w:rFonts w:ascii="Times New Roman" w:hAnsi="Times New Roman" w:cs="Times New Roman"/>
          <w:sz w:val="24"/>
        </w:rPr>
      </w:pPr>
      <w:del w:id="485" w:author="Helmreich, Salena" w:date="2026-04-16T15:41:00Z" w16du:dateUtc="2026-04-16T13:41:00Z">
        <w:r w:rsidRPr="0036215D" w:rsidDel="001C3DEA">
          <w:rPr>
            <w:rFonts w:ascii="Times New Roman" w:hAnsi="Times New Roman" w:cs="Times New Roman"/>
            <w:sz w:val="24"/>
          </w:rPr>
          <w:lastRenderedPageBreak/>
          <w:delText>Zuur AF, Ieno EN, Elphick CS. 2010. A protocol for data exploration to avoid common statistical problems. Methods in Ecology and Evolution. 1(1):3–14. https://doi.org/10.1111/j.2041-210X.2009.00001.x</w:delText>
        </w:r>
      </w:del>
    </w:p>
    <w:p w14:paraId="19B6667F" w14:textId="7120C0D7" w:rsidR="0036215D" w:rsidRPr="006A54B6" w:rsidRDefault="0036215D" w:rsidP="007C11AA">
      <w:pPr>
        <w:spacing w:after="0" w:line="480" w:lineRule="auto"/>
        <w:rPr>
          <w:rFonts w:ascii="Times New Roman" w:hAnsi="Times New Roman" w:cs="Times New Roman"/>
          <w:sz w:val="24"/>
          <w:szCs w:val="24"/>
        </w:rPr>
      </w:pPr>
    </w:p>
    <w:sectPr w:rsidR="0036215D" w:rsidRPr="006A54B6" w:rsidSect="00937C4B">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Helmreich, Salena" w:date="2026-04-03T11:35:00Z" w:initials="SH">
    <w:p w14:paraId="48B2FDD9" w14:textId="77777777" w:rsidR="00D95399" w:rsidRDefault="00D95399" w:rsidP="00D95399">
      <w:r>
        <w:rPr>
          <w:rStyle w:val="CommentReference"/>
        </w:rPr>
        <w:annotationRef/>
      </w:r>
      <w:r>
        <w:rPr>
          <w:sz w:val="20"/>
          <w:szCs w:val="20"/>
        </w:rPr>
        <w:t>added some clarity in usage of "mass-blooming" vs "pulsed resources". most of the literature refers to mass-blooming, which we refer to heavily in the discussion, so im attempting to match the literature language a little better throughout.</w:t>
      </w:r>
    </w:p>
  </w:comment>
  <w:comment w:id="9" w:author="Helmreich, Salena" w:date="2026-04-03T11:40:00Z" w:initials="SH">
    <w:p w14:paraId="504483CF" w14:textId="77777777" w:rsidR="008D6A42" w:rsidRDefault="008D6A42" w:rsidP="008D6A42">
      <w:r>
        <w:rPr>
          <w:rStyle w:val="CommentReference"/>
        </w:rPr>
        <w:annotationRef/>
      </w:r>
      <w:r>
        <w:rPr>
          <w:sz w:val="20"/>
          <w:szCs w:val="20"/>
          <w:highlight w:val="white"/>
        </w:rPr>
        <w:t xml:space="preserve">L 25L 26. This sentence and those that follow the paragraph end up introducing a range of ideas all interesting, but there are too many different elements together to follow the thread of the paragraph.. I think that would be more effective if you were able to provide more cohesion between them. </w:t>
      </w:r>
    </w:p>
    <w:p w14:paraId="3F0BCC31" w14:textId="77777777" w:rsidR="008D6A42" w:rsidRDefault="008D6A42" w:rsidP="008D6A42"/>
  </w:comment>
  <w:comment w:id="10" w:author="Helmreich, Salena" w:date="2026-04-14T17:08:00Z" w:initials="SH">
    <w:p w14:paraId="00D4589E" w14:textId="3BFB8FBC" w:rsidR="00452161" w:rsidRDefault="00AD3D97" w:rsidP="00452161">
      <w:r>
        <w:rPr>
          <w:rStyle w:val="CommentReference"/>
        </w:rPr>
        <w:annotationRef/>
      </w:r>
      <w:r w:rsidR="00452161">
        <w:rPr>
          <w:sz w:val="20"/>
          <w:szCs w:val="20"/>
        </w:rPr>
        <w:t xml:space="preserve">I am unsure how to make this paragraph more cohesive in response to this comment. </w:t>
      </w:r>
      <w:r w:rsidR="00452161">
        <w:rPr>
          <w:sz w:val="20"/>
          <w:szCs w:val="20"/>
        </w:rPr>
        <w:fldChar w:fldCharType="begin"/>
      </w:r>
      <w:r w:rsidR="00452161">
        <w:rPr>
          <w:sz w:val="20"/>
          <w:szCs w:val="20"/>
        </w:rPr>
        <w:instrText>HYPERLINK "mailto:dcrowder@wsu.edu"</w:instrText>
      </w:r>
      <w:r w:rsidR="00452161">
        <w:rPr>
          <w:sz w:val="20"/>
          <w:szCs w:val="20"/>
        </w:rPr>
      </w:r>
      <w:bookmarkStart w:id="26" w:name="_@_EDCCC6DEBC6365428D4522891C02B802Z"/>
      <w:r w:rsidR="00452161">
        <w:rPr>
          <w:sz w:val="20"/>
          <w:szCs w:val="20"/>
        </w:rPr>
        <w:fldChar w:fldCharType="separate"/>
      </w:r>
      <w:bookmarkEnd w:id="26"/>
      <w:r w:rsidR="00452161" w:rsidRPr="00452161">
        <w:rPr>
          <w:rStyle w:val="Mention"/>
          <w:noProof/>
          <w:sz w:val="20"/>
          <w:szCs w:val="20"/>
        </w:rPr>
        <w:t>@Crowder, David William</w:t>
      </w:r>
      <w:r w:rsidR="00452161">
        <w:rPr>
          <w:sz w:val="20"/>
          <w:szCs w:val="20"/>
        </w:rPr>
        <w:fldChar w:fldCharType="end"/>
      </w:r>
      <w:r w:rsidR="00452161">
        <w:rPr>
          <w:sz w:val="20"/>
          <w:szCs w:val="20"/>
        </w:rPr>
        <w:t xml:space="preserve"> might need your help here.</w:t>
      </w:r>
    </w:p>
  </w:comment>
  <w:comment w:id="46" w:author="Helmreich, Salena" w:date="2026-04-03T15:24:00Z" w:initials="SH">
    <w:p w14:paraId="2A592BE7" w14:textId="77777777" w:rsidR="00B92848" w:rsidRDefault="00B92848" w:rsidP="00B92848">
      <w:r>
        <w:rPr>
          <w:rStyle w:val="CommentReference"/>
        </w:rPr>
        <w:annotationRef/>
      </w:r>
      <w:r>
        <w:rPr>
          <w:sz w:val="20"/>
          <w:szCs w:val="20"/>
        </w:rPr>
        <w:t>"It is unclear to me why bees that visit pulsating monocultures would have their health altered"</w:t>
      </w:r>
    </w:p>
  </w:comment>
  <w:comment w:id="48" w:author="Helmreich, Salena" w:date="2026-04-03T11:40:00Z" w:initials="SH">
    <w:p w14:paraId="580F04AB" w14:textId="77777777" w:rsidR="003930B0" w:rsidRDefault="003930B0" w:rsidP="003930B0">
      <w:r>
        <w:rPr>
          <w:rStyle w:val="CommentReference"/>
        </w:rPr>
        <w:annotationRef/>
      </w:r>
      <w:r>
        <w:rPr>
          <w:sz w:val="20"/>
          <w:szCs w:val="20"/>
          <w:highlight w:val="white"/>
        </w:rPr>
        <w:t xml:space="preserve">L64 it seems like a stretch to equate head capsule size with bee health. I think it’s better to stick with what that metric is rather than equating it with heath, which is nebulous. </w:t>
      </w:r>
    </w:p>
    <w:p w14:paraId="6894996B" w14:textId="77777777" w:rsidR="003930B0" w:rsidRDefault="003930B0" w:rsidP="003930B0"/>
  </w:comment>
  <w:comment w:id="49" w:author="Helmreich, Salena" w:date="2026-04-03T15:25:00Z" w:initials="SH">
    <w:p w14:paraId="5492EC28" w14:textId="77777777" w:rsidR="00B5466D" w:rsidRDefault="00B5466D" w:rsidP="00B5466D">
      <w:r>
        <w:rPr>
          <w:rStyle w:val="CommentReference"/>
        </w:rPr>
        <w:annotationRef/>
      </w:r>
      <w:r>
        <w:rPr>
          <w:sz w:val="20"/>
          <w:szCs w:val="20"/>
        </w:rPr>
        <w:t xml:space="preserve">"see above comment" re ""It is unclear to me why bees that visit pulsating monocultures would have their health altered" </w:t>
      </w:r>
    </w:p>
  </w:comment>
  <w:comment w:id="59" w:author="Helmreich, Salena" w:date="2026-04-03T11:42:00Z" w:initials="SH">
    <w:p w14:paraId="79E67A39" w14:textId="6E31B667" w:rsidR="00B54772" w:rsidRDefault="00B54772" w:rsidP="00B54772">
      <w:r>
        <w:rPr>
          <w:rStyle w:val="CommentReference"/>
        </w:rPr>
        <w:annotationRef/>
      </w:r>
      <w:r>
        <w:rPr>
          <w:sz w:val="20"/>
          <w:szCs w:val="20"/>
          <w:highlight w:val="white"/>
        </w:rPr>
        <w:t xml:space="preserve">L 8283. This sentence seems like it would belong really nicely in the intro. Probably a better placement than here. </w:t>
      </w:r>
    </w:p>
    <w:p w14:paraId="19EBC349" w14:textId="77777777" w:rsidR="00B54772" w:rsidRDefault="00B54772" w:rsidP="00A11BCB"/>
  </w:comment>
  <w:comment w:id="66" w:author="Helmreich, Salena" w:date="2026-04-03T11:48:00Z" w:initials="SH">
    <w:p w14:paraId="444C5E8F" w14:textId="77777777" w:rsidR="0015475B" w:rsidRDefault="0015475B" w:rsidP="00A523E2">
      <w:r>
        <w:rPr>
          <w:rStyle w:val="CommentReference"/>
        </w:rPr>
        <w:annotationRef/>
      </w:r>
      <w:r>
        <w:rPr>
          <w:sz w:val="20"/>
          <w:szCs w:val="20"/>
        </w:rPr>
        <w:t>move this to earlier paragraph(s) for health &amp; head size commentary</w:t>
      </w:r>
    </w:p>
  </w:comment>
  <w:comment w:id="78" w:author="Helmreich, Salena" w:date="2026-04-03T15:26:00Z" w:initials="SH">
    <w:p w14:paraId="03D61562" w14:textId="77777777" w:rsidR="003D051F" w:rsidRDefault="003D051F" w:rsidP="003D051F">
      <w:r>
        <w:rPr>
          <w:rStyle w:val="CommentReference"/>
        </w:rPr>
        <w:annotationRef/>
      </w:r>
      <w:r>
        <w:rPr>
          <w:sz w:val="20"/>
          <w:szCs w:val="20"/>
        </w:rPr>
        <w:t>This includes alot of historical/general information. Either move to introduction or reduce significantly.</w:t>
      </w:r>
    </w:p>
  </w:comment>
  <w:comment w:id="84" w:author="Helmreich, Salena" w:date="2026-04-03T11:42:00Z" w:initials="SH">
    <w:p w14:paraId="57C9219E" w14:textId="77777777" w:rsidR="00A11BCB" w:rsidRDefault="00A11BCB" w:rsidP="00A11BCB">
      <w:r>
        <w:rPr>
          <w:rStyle w:val="CommentReference"/>
        </w:rPr>
        <w:annotationRef/>
      </w:r>
      <w:r>
        <w:rPr>
          <w:sz w:val="20"/>
          <w:szCs w:val="20"/>
          <w:highlight w:val="white"/>
        </w:rPr>
        <w:t xml:space="preserve">L 8283. This sentence seems like it would belong really nicely in the intro. Probably a better placement than here. </w:t>
      </w:r>
    </w:p>
    <w:p w14:paraId="79B52E8F" w14:textId="77777777" w:rsidR="00A11BCB" w:rsidRDefault="00A11BCB" w:rsidP="00A11BCB"/>
  </w:comment>
  <w:comment w:id="88" w:author="Helmreich, Salena" w:date="2026-04-03T11:19:00Z" w:initials="SH">
    <w:p w14:paraId="1AA7A631" w14:textId="77777777" w:rsidR="00106EBA" w:rsidRDefault="00106EBA" w:rsidP="00106EBA">
      <w:r>
        <w:rPr>
          <w:rStyle w:val="CommentReference"/>
        </w:rPr>
        <w:annotationRef/>
      </w:r>
      <w:r>
        <w:rPr>
          <w:sz w:val="20"/>
          <w:szCs w:val="20"/>
        </w:rPr>
        <w:t>figure 1 description updated. We could also just remove this figure? I don't really like it to begin with...</w:t>
      </w:r>
    </w:p>
  </w:comment>
  <w:comment w:id="105" w:author="Helmreich, Salena" w:date="2026-04-03T15:28:00Z" w:initials="SH">
    <w:p w14:paraId="6B000A9D" w14:textId="77777777" w:rsidR="00BC4427" w:rsidRDefault="00BC4427" w:rsidP="00BC4427">
      <w:r>
        <w:rPr>
          <w:rStyle w:val="CommentReference"/>
        </w:rPr>
        <w:annotationRef/>
      </w:r>
      <w:r>
        <w:rPr>
          <w:sz w:val="20"/>
          <w:szCs w:val="20"/>
        </w:rPr>
        <w:t>"long? intro said 2-3 weeks of bloom"</w:t>
      </w:r>
    </w:p>
  </w:comment>
  <w:comment w:id="109" w:author="Helmreich, Salena" w:date="2026-04-03T11:47:00Z" w:initials="SH">
    <w:p w14:paraId="2B1E1CAB" w14:textId="77777777" w:rsidR="00DE48C9" w:rsidRDefault="00DE48C9" w:rsidP="00DE48C9">
      <w:r>
        <w:rPr>
          <w:rStyle w:val="CommentReference"/>
        </w:rPr>
        <w:annotationRef/>
      </w:r>
      <w:r>
        <w:rPr>
          <w:sz w:val="20"/>
          <w:szCs w:val="20"/>
          <w:highlight w:val="white"/>
        </w:rPr>
        <w:t xml:space="preserve">L103. This is a distinct, somewhat unusual, transect size. It would be interesting to have you justify why a 7 m wide by 50 m wide transit used for B in flower sampling. Mostly because this to quite a bit from commonly applied methods in literature. </w:t>
      </w:r>
    </w:p>
    <w:p w14:paraId="3833BA36" w14:textId="77777777" w:rsidR="00DE48C9" w:rsidRDefault="00DE48C9" w:rsidP="00DE48C9"/>
  </w:comment>
  <w:comment w:id="117" w:author="Helmreich, Salena" w:date="2026-04-16T13:09:00Z" w:initials="SH">
    <w:p w14:paraId="01706820" w14:textId="7A672BFF" w:rsidR="00360845" w:rsidRDefault="00360845" w:rsidP="00360845">
      <w:r>
        <w:rPr>
          <w:rStyle w:val="CommentReference"/>
        </w:rPr>
        <w:annotationRef/>
      </w:r>
      <w:r>
        <w:rPr>
          <w:sz w:val="20"/>
          <w:szCs w:val="20"/>
        </w:rPr>
        <w:fldChar w:fldCharType="begin"/>
      </w:r>
      <w:r>
        <w:rPr>
          <w:sz w:val="20"/>
          <w:szCs w:val="20"/>
        </w:rPr>
        <w:instrText>HYPERLINK "mailto:riley.m.anderson@wsu.edu"</w:instrText>
      </w:r>
      <w:r>
        <w:rPr>
          <w:sz w:val="20"/>
          <w:szCs w:val="20"/>
        </w:rPr>
      </w:r>
      <w:bookmarkStart w:id="126" w:name="_@_F5AA87CD5140FB42951251163947C289Z"/>
      <w:r>
        <w:rPr>
          <w:sz w:val="20"/>
          <w:szCs w:val="20"/>
        </w:rPr>
        <w:fldChar w:fldCharType="separate"/>
      </w:r>
      <w:bookmarkEnd w:id="126"/>
      <w:r w:rsidRPr="00360845">
        <w:rPr>
          <w:rStyle w:val="Mention"/>
          <w:noProof/>
          <w:sz w:val="20"/>
          <w:szCs w:val="20"/>
        </w:rPr>
        <w:t>@Anderson, Riley Morgan</w:t>
      </w:r>
      <w:r>
        <w:rPr>
          <w:sz w:val="20"/>
          <w:szCs w:val="20"/>
        </w:rPr>
        <w:fldChar w:fldCharType="end"/>
      </w:r>
      <w:r>
        <w:rPr>
          <w:sz w:val="20"/>
          <w:szCs w:val="20"/>
        </w:rPr>
        <w:t xml:space="preserve"> I am saying this from memory, but I know you got this estimate at some point. Can you correct if this is wrong pls</w:t>
      </w:r>
    </w:p>
  </w:comment>
  <w:comment w:id="118" w:author="Anderson, Riley Morgan" w:date="2026-04-20T13:17:00Z" w:initials="RA">
    <w:p w14:paraId="30F910E7" w14:textId="77777777" w:rsidR="00B605A2" w:rsidRDefault="00B605A2" w:rsidP="00B605A2">
      <w:pPr>
        <w:pStyle w:val="CommentText"/>
      </w:pPr>
      <w:r>
        <w:rPr>
          <w:rStyle w:val="CommentReference"/>
        </w:rPr>
        <w:annotationRef/>
      </w:r>
      <w:r>
        <w:t>Pearson cor = 0.947</w:t>
      </w:r>
    </w:p>
  </w:comment>
  <w:comment w:id="133" w:author="Helmreich, Salena" w:date="2026-04-03T11:48:00Z" w:initials="SH">
    <w:p w14:paraId="33AFDD85" w14:textId="79CE7DD1" w:rsidR="00A523E2" w:rsidRDefault="00A523E2" w:rsidP="00A523E2">
      <w:r>
        <w:rPr>
          <w:rStyle w:val="CommentReference"/>
        </w:rPr>
        <w:annotationRef/>
      </w:r>
      <w:r>
        <w:rPr>
          <w:sz w:val="20"/>
          <w:szCs w:val="20"/>
        </w:rPr>
        <w:t>move this to earlier paragraph(s) for health &amp; head size commentary</w:t>
      </w:r>
    </w:p>
  </w:comment>
  <w:comment w:id="139" w:author="Helmreich, Salena" w:date="2026-04-03T15:28:00Z" w:initials="SH">
    <w:p w14:paraId="12215885" w14:textId="77777777" w:rsidR="00CB56FB" w:rsidRDefault="00CB56FB" w:rsidP="00CB56FB">
      <w:r>
        <w:rPr>
          <w:rStyle w:val="CommentReference"/>
        </w:rPr>
        <w:annotationRef/>
      </w:r>
      <w:r>
        <w:rPr>
          <w:sz w:val="20"/>
          <w:szCs w:val="20"/>
        </w:rPr>
        <w:t>"what about missing plants that bloom in different times"</w:t>
      </w:r>
    </w:p>
  </w:comment>
  <w:comment w:id="143" w:author="Helmreich, Salena" w:date="2026-04-03T15:29:00Z" w:initials="SH">
    <w:p w14:paraId="0FDC1E4B" w14:textId="77777777" w:rsidR="003F2D46" w:rsidRDefault="003F2D46" w:rsidP="003F2D46">
      <w:r>
        <w:rPr>
          <w:rStyle w:val="CommentReference"/>
        </w:rPr>
        <w:annotationRef/>
      </w:r>
      <w:r>
        <w:rPr>
          <w:sz w:val="20"/>
          <w:szCs w:val="20"/>
        </w:rPr>
        <w:t>version number?</w:t>
      </w:r>
    </w:p>
  </w:comment>
  <w:comment w:id="144" w:author="Anderson, Riley Morgan" w:date="2026-04-03T10:01:00Z" w:initials="AR">
    <w:p w14:paraId="29136788" w14:textId="38EE947C" w:rsidR="008334D8" w:rsidRDefault="008334D8">
      <w:pPr>
        <w:pStyle w:val="CommentText"/>
      </w:pPr>
      <w:r>
        <w:rPr>
          <w:rStyle w:val="CommentReference"/>
        </w:rPr>
        <w:annotationRef/>
      </w:r>
      <w:r w:rsidRPr="7654ADCE">
        <w:t>2.6-6.1</w:t>
      </w:r>
    </w:p>
  </w:comment>
  <w:comment w:id="146" w:author="Helmreich, Salena" w:date="2026-04-03T15:31:00Z" w:initials="SH">
    <w:p w14:paraId="26576D62" w14:textId="77777777" w:rsidR="00340098" w:rsidRDefault="00340098" w:rsidP="00340098">
      <w:r>
        <w:rPr>
          <w:rStyle w:val="CommentReference"/>
        </w:rPr>
        <w:annotationRef/>
      </w:r>
      <w:r>
        <w:rPr>
          <w:sz w:val="20"/>
          <w:szCs w:val="20"/>
        </w:rPr>
        <w:t>version number</w:t>
      </w:r>
    </w:p>
  </w:comment>
  <w:comment w:id="147" w:author="Anderson, Riley Morgan" w:date="2026-04-03T10:02:00Z" w:initials="AR">
    <w:p w14:paraId="31113428" w14:textId="4514916A" w:rsidR="008334D8" w:rsidRDefault="008334D8">
      <w:pPr>
        <w:pStyle w:val="CommentText"/>
      </w:pPr>
      <w:r>
        <w:rPr>
          <w:rStyle w:val="CommentReference"/>
        </w:rPr>
        <w:annotationRef/>
      </w:r>
      <w:r w:rsidRPr="00E73338">
        <w:t>2.0.0</w:t>
      </w:r>
    </w:p>
  </w:comment>
  <w:comment w:id="149" w:author="Helmreich, Salena" w:date="2026-04-03T15:31:00Z" w:initials="SH">
    <w:p w14:paraId="721D4AD8" w14:textId="77777777" w:rsidR="00340098" w:rsidRDefault="00340098" w:rsidP="00340098">
      <w:r>
        <w:rPr>
          <w:rStyle w:val="CommentReference"/>
        </w:rPr>
        <w:annotationRef/>
      </w:r>
      <w:r>
        <w:rPr>
          <w:sz w:val="20"/>
          <w:szCs w:val="20"/>
        </w:rPr>
        <w:t>using which test</w:t>
      </w:r>
    </w:p>
    <w:p w14:paraId="5A3F4BA6" w14:textId="77777777" w:rsidR="00340098" w:rsidRDefault="00340098" w:rsidP="00340098"/>
  </w:comment>
  <w:comment w:id="150" w:author="Helmreich, Salena" w:date="2026-04-03T15:32:00Z" w:initials="SH">
    <w:p w14:paraId="10CA78DC" w14:textId="77777777" w:rsidR="00E33E7F" w:rsidRDefault="002E4458" w:rsidP="00E33E7F">
      <w:r>
        <w:rPr>
          <w:rStyle w:val="CommentReference"/>
        </w:rPr>
        <w:annotationRef/>
      </w:r>
      <w:r w:rsidR="00E33E7F">
        <w:rPr>
          <w:sz w:val="20"/>
          <w:szCs w:val="20"/>
        </w:rPr>
        <w:t>"the actual date or pre/during/post bloom?"</w:t>
      </w:r>
    </w:p>
  </w:comment>
  <w:comment w:id="151" w:author="Anderson, Riley Morgan" w:date="2026-04-03T10:07:00Z" w:initials="AR">
    <w:p w14:paraId="318830BB" w14:textId="2F168629" w:rsidR="0039214B" w:rsidRDefault="0039214B">
      <w:pPr>
        <w:pStyle w:val="CommentText"/>
      </w:pPr>
      <w:r>
        <w:rPr>
          <w:rStyle w:val="CommentReference"/>
        </w:rPr>
        <w:annotationRef/>
      </w:r>
      <w:r w:rsidRPr="0E445A16">
        <w:t>sampling date.</w:t>
      </w:r>
    </w:p>
  </w:comment>
  <w:comment w:id="160" w:author="Helmreich, Salena" w:date="2026-04-03T15:33:00Z" w:initials="SH">
    <w:p w14:paraId="6116E88D" w14:textId="7E25745D" w:rsidR="00E33E7F" w:rsidRDefault="00E33E7F" w:rsidP="00E33E7F">
      <w:r>
        <w:rPr>
          <w:rStyle w:val="CommentReference"/>
        </w:rPr>
        <w:annotationRef/>
      </w:r>
      <w:r>
        <w:rPr>
          <w:sz w:val="20"/>
          <w:szCs w:val="20"/>
        </w:rPr>
        <w:t>"you used canola saturation as both a fixed and a random variable?"</w:t>
      </w:r>
    </w:p>
  </w:comment>
  <w:comment w:id="161" w:author="Anderson, Riley Morgan" w:date="1900-01-01T00:00:00Z" w:initials="AR">
    <w:p w14:paraId="3B7FC7BC" w14:textId="58D4FCFB" w:rsidR="0039214B" w:rsidRDefault="0039214B">
      <w:pPr>
        <w:pStyle w:val="CommentText"/>
      </w:pPr>
      <w:r>
        <w:rPr>
          <w:rStyle w:val="CommentReference"/>
        </w:rPr>
        <w:annotationRef/>
      </w:r>
      <w:r w:rsidRPr="76BBC7D3">
        <w:t>Yes, this is common and good practice when we want to estimate the overall average slope (effect) of the covariate but expect that this slope varies significantly between subjects (bee genera) and we want to estimate how each genera's response to the effect deviates from the average effect.</w:t>
      </w:r>
    </w:p>
    <w:p w14:paraId="5F1366A3" w14:textId="14EC0DAC" w:rsidR="0039214B" w:rsidRDefault="0039214B">
      <w:pPr>
        <w:pStyle w:val="CommentText"/>
      </w:pPr>
    </w:p>
    <w:p w14:paraId="0D5FEAFF" w14:textId="6C97BAE4" w:rsidR="0039214B" w:rsidRDefault="0039214B">
      <w:pPr>
        <w:pStyle w:val="CommentText"/>
      </w:pPr>
      <w:r w:rsidRPr="44629782">
        <w:t>Could include Zuur et al. 2010 as a ref.</w:t>
      </w:r>
    </w:p>
  </w:comment>
  <w:comment w:id="163" w:author="Helmreich, Salena" w:date="2026-04-03T15:33:00Z" w:initials="SH">
    <w:p w14:paraId="0764958E" w14:textId="77777777" w:rsidR="00E33E7F" w:rsidRDefault="00E33E7F" w:rsidP="00E33E7F">
      <w:r>
        <w:rPr>
          <w:rStyle w:val="CommentReference"/>
        </w:rPr>
        <w:annotationRef/>
      </w:r>
      <w:r>
        <w:rPr>
          <w:sz w:val="20"/>
          <w:szCs w:val="20"/>
        </w:rPr>
        <w:t>same comment as above</w:t>
      </w:r>
    </w:p>
  </w:comment>
  <w:comment w:id="164" w:author="Anderson, Riley Morgan" w:date="2026-04-03T10:09:00Z" w:initials="AR">
    <w:p w14:paraId="588F7CB9" w14:textId="37746FEB" w:rsidR="0039214B" w:rsidRDefault="0039214B">
      <w:pPr>
        <w:pStyle w:val="CommentText"/>
      </w:pPr>
      <w:r>
        <w:rPr>
          <w:rStyle w:val="CommentReference"/>
        </w:rPr>
        <w:annotationRef/>
      </w:r>
      <w:r w:rsidRPr="2217F020">
        <w:t>resolved</w:t>
      </w:r>
    </w:p>
  </w:comment>
  <w:comment w:id="166" w:author="Helmreich, Salena" w:date="2026-04-03T15:33:00Z" w:initials="SH">
    <w:p w14:paraId="536A83A9" w14:textId="77777777" w:rsidR="00E33E7F" w:rsidRDefault="00E33E7F" w:rsidP="00E33E7F">
      <w:r>
        <w:rPr>
          <w:rStyle w:val="CommentReference"/>
        </w:rPr>
        <w:annotationRef/>
      </w:r>
      <w:r>
        <w:rPr>
          <w:sz w:val="20"/>
          <w:szCs w:val="20"/>
        </w:rPr>
        <w:t>version</w:t>
      </w:r>
    </w:p>
  </w:comment>
  <w:comment w:id="167" w:author="Anderson, Riley Morgan" w:date="2026-04-03T10:09:00Z" w:initials="AR">
    <w:p w14:paraId="455B97DA" w14:textId="08489523" w:rsidR="0039214B" w:rsidRDefault="0039214B">
      <w:pPr>
        <w:pStyle w:val="CommentText"/>
      </w:pPr>
      <w:r>
        <w:rPr>
          <w:rStyle w:val="CommentReference"/>
        </w:rPr>
        <w:annotationRef/>
      </w:r>
      <w:r w:rsidRPr="589905B7">
        <w:t>Resolved</w:t>
      </w:r>
    </w:p>
  </w:comment>
  <w:comment w:id="172" w:author="Helmreich, Salena" w:date="2026-04-03T15:34:00Z" w:initials="SH">
    <w:p w14:paraId="4A6C31EF" w14:textId="77777777" w:rsidR="00E33E7F" w:rsidRDefault="00E33E7F" w:rsidP="00E33E7F">
      <w:r>
        <w:rPr>
          <w:rStyle w:val="CommentReference"/>
        </w:rPr>
        <w:annotationRef/>
      </w:r>
      <w:r>
        <w:rPr>
          <w:sz w:val="20"/>
          <w:szCs w:val="20"/>
        </w:rPr>
        <w:t>version</w:t>
      </w:r>
    </w:p>
  </w:comment>
  <w:comment w:id="174" w:author="Helmreich, Salena" w:date="2026-04-03T15:34:00Z" w:initials="SH">
    <w:p w14:paraId="3DB060F0" w14:textId="77777777" w:rsidR="00E33E7F" w:rsidRDefault="00E33E7F" w:rsidP="00E33E7F">
      <w:r>
        <w:rPr>
          <w:rStyle w:val="CommentReference"/>
        </w:rPr>
        <w:annotationRef/>
      </w:r>
      <w:r>
        <w:rPr>
          <w:sz w:val="20"/>
          <w:szCs w:val="20"/>
        </w:rPr>
        <w:t>"what does GAMM stand for?"</w:t>
      </w:r>
    </w:p>
  </w:comment>
  <w:comment w:id="175" w:author="Anderson, Riley Morgan" w:date="2026-04-03T11:10:00Z" w:initials="AR">
    <w:p w14:paraId="0971C03F" w14:textId="6EC06E4B" w:rsidR="0039214B" w:rsidRDefault="0039214B">
      <w:pPr>
        <w:pStyle w:val="CommentText"/>
      </w:pPr>
      <w:r>
        <w:rPr>
          <w:rStyle w:val="CommentReference"/>
        </w:rPr>
        <w:annotationRef/>
      </w:r>
      <w:r w:rsidRPr="611C5D8D">
        <w:t>resolved</w:t>
      </w:r>
    </w:p>
  </w:comment>
  <w:comment w:id="179" w:author="Helmreich, Salena" w:date="2026-04-03T15:34:00Z" w:initials="SH">
    <w:p w14:paraId="2ACB81DF" w14:textId="77777777" w:rsidR="00E33E7F" w:rsidRDefault="00E33E7F" w:rsidP="00E33E7F">
      <w:r>
        <w:rPr>
          <w:rStyle w:val="CommentReference"/>
        </w:rPr>
        <w:annotationRef/>
      </w:r>
      <w:r>
        <w:rPr>
          <w:sz w:val="20"/>
          <w:szCs w:val="20"/>
        </w:rPr>
        <w:t>version</w:t>
      </w:r>
    </w:p>
  </w:comment>
  <w:comment w:id="184" w:author="Helmreich, Salena" w:date="2026-04-03T15:35:00Z" w:initials="SH">
    <w:p w14:paraId="4E4719F2" w14:textId="77777777" w:rsidR="00DF723F" w:rsidRDefault="00DF723F" w:rsidP="00DF723F">
      <w:r>
        <w:rPr>
          <w:rStyle w:val="CommentReference"/>
        </w:rPr>
        <w:annotationRef/>
      </w:r>
      <w:r>
        <w:rPr>
          <w:sz w:val="20"/>
          <w:szCs w:val="20"/>
        </w:rPr>
        <w:t>"include test name at all instances"</w:t>
      </w:r>
    </w:p>
  </w:comment>
  <w:comment w:id="185" w:author="Helmreich, Salena" w:date="2026-04-03T15:35:00Z" w:initials="SH">
    <w:p w14:paraId="690BCFBA" w14:textId="77777777" w:rsidR="00DF723F" w:rsidRDefault="00DF723F" w:rsidP="00DF723F">
      <w:r>
        <w:rPr>
          <w:rStyle w:val="CommentReference"/>
        </w:rPr>
        <w:annotationRef/>
      </w:r>
      <w:r>
        <w:rPr>
          <w:sz w:val="20"/>
          <w:szCs w:val="20"/>
        </w:rPr>
        <w:t>test name</w:t>
      </w:r>
    </w:p>
  </w:comment>
  <w:comment w:id="186" w:author="Helmreich, Salena" w:date="2026-04-03T15:35:00Z" w:initials="SH">
    <w:p w14:paraId="5D9FB25D" w14:textId="77777777" w:rsidR="00DF723F" w:rsidRDefault="00DF723F" w:rsidP="00DF723F">
      <w:r>
        <w:rPr>
          <w:rStyle w:val="CommentReference"/>
        </w:rPr>
        <w:annotationRef/>
      </w:r>
      <w:r>
        <w:rPr>
          <w:sz w:val="20"/>
          <w:szCs w:val="20"/>
        </w:rPr>
        <w:t>test name</w:t>
      </w:r>
    </w:p>
  </w:comment>
  <w:comment w:id="187" w:author="Helmreich, Salena" w:date="2026-04-03T15:36:00Z" w:initials="SH">
    <w:p w14:paraId="65CE6AE5" w14:textId="77777777" w:rsidR="00BA59C1" w:rsidRDefault="00BA59C1" w:rsidP="00BA59C1">
      <w:r>
        <w:rPr>
          <w:rStyle w:val="CommentReference"/>
        </w:rPr>
        <w:annotationRef/>
      </w:r>
      <w:r>
        <w:rPr>
          <w:sz w:val="20"/>
          <w:szCs w:val="20"/>
        </w:rPr>
        <w:t>"details of this test need to be included in the methods section"</w:t>
      </w:r>
    </w:p>
  </w:comment>
  <w:comment w:id="188" w:author="Helmreich, Salena" w:date="2026-04-03T15:36:00Z" w:initials="SH">
    <w:p w14:paraId="3B5E08EF" w14:textId="77777777" w:rsidR="00BA59C1" w:rsidRDefault="00BA59C1" w:rsidP="00BA59C1">
      <w:r>
        <w:rPr>
          <w:rStyle w:val="CommentReference"/>
        </w:rPr>
        <w:annotationRef/>
      </w:r>
      <w:r>
        <w:rPr>
          <w:sz w:val="20"/>
          <w:szCs w:val="20"/>
        </w:rPr>
        <w:t>test name</w:t>
      </w:r>
    </w:p>
  </w:comment>
  <w:comment w:id="189" w:author="Helmreich, Salena" w:date="2026-04-03T15:36:00Z" w:initials="SH">
    <w:p w14:paraId="06ECAC36" w14:textId="77777777" w:rsidR="002C67DB" w:rsidRDefault="002C67DB" w:rsidP="002C67DB">
      <w:r>
        <w:rPr>
          <w:rStyle w:val="CommentReference"/>
        </w:rPr>
        <w:annotationRef/>
      </w:r>
      <w:r>
        <w:rPr>
          <w:sz w:val="20"/>
          <w:szCs w:val="20"/>
        </w:rPr>
        <w:t>needs to be described in tmethods, test name</w:t>
      </w:r>
    </w:p>
  </w:comment>
  <w:comment w:id="190" w:author="Anderson, Riley Morgan" w:date="2026-04-03T13:00:00Z" w:initials="AR">
    <w:p w14:paraId="6B3B6859" w14:textId="1991B62F" w:rsidR="0039214B" w:rsidRDefault="0039214B">
      <w:pPr>
        <w:pStyle w:val="CommentText"/>
      </w:pPr>
      <w:r>
        <w:rPr>
          <w:rStyle w:val="CommentReference"/>
        </w:rPr>
        <w:annotationRef/>
      </w:r>
      <w:r w:rsidRPr="3064C94D">
        <w:t>That is the test name lol. Its a standard diagnostic. The reviewer should know what it is.</w:t>
      </w:r>
    </w:p>
  </w:comment>
  <w:comment w:id="192" w:author="Helmreich, Salena" w:date="2026-04-03T15:37:00Z" w:initials="SH">
    <w:p w14:paraId="6A037E5D" w14:textId="77777777" w:rsidR="002C67DB" w:rsidRDefault="002C67DB" w:rsidP="002C67DB">
      <w:r>
        <w:rPr>
          <w:rStyle w:val="CommentReference"/>
        </w:rPr>
        <w:annotationRef/>
      </w:r>
      <w:r>
        <w:rPr>
          <w:sz w:val="20"/>
          <w:szCs w:val="20"/>
        </w:rPr>
        <w:t>"what is collection variable?"</w:t>
      </w:r>
    </w:p>
  </w:comment>
  <w:comment w:id="193" w:author="Anderson, Riley Morgan" w:date="2026-04-03T13:03:00Z" w:initials="AR">
    <w:p w14:paraId="22669F9E" w14:textId="756CAAF7" w:rsidR="0039214B" w:rsidRDefault="0039214B">
      <w:pPr>
        <w:pStyle w:val="CommentText"/>
      </w:pPr>
      <w:r>
        <w:rPr>
          <w:rStyle w:val="CommentReference"/>
        </w:rPr>
        <w:annotationRef/>
      </w:r>
      <w:r w:rsidRPr="78833AB5">
        <w:t>I spelled it out...</w:t>
      </w:r>
    </w:p>
  </w:comment>
  <w:comment w:id="195" w:author="Helmreich, Salena" w:date="2026-04-03T15:37:00Z" w:initials="SH">
    <w:p w14:paraId="613C1E2D" w14:textId="77777777" w:rsidR="002C67DB" w:rsidRDefault="002C67DB" w:rsidP="002C67DB">
      <w:r>
        <w:rPr>
          <w:rStyle w:val="CommentReference"/>
        </w:rPr>
        <w:annotationRef/>
      </w:r>
      <w:r>
        <w:rPr>
          <w:sz w:val="20"/>
          <w:szCs w:val="20"/>
        </w:rPr>
        <w:t>"what is it?</w:t>
      </w:r>
    </w:p>
  </w:comment>
  <w:comment w:id="200" w:author="Helmreich, Salena" w:date="2026-04-03T15:38:00Z" w:initials="SH">
    <w:p w14:paraId="7525E453" w14:textId="77777777" w:rsidR="0000050E" w:rsidRDefault="0000050E" w:rsidP="0000050E">
      <w:r>
        <w:rPr>
          <w:rStyle w:val="CommentReference"/>
        </w:rPr>
        <w:annotationRef/>
      </w:r>
      <w:r>
        <w:rPr>
          <w:sz w:val="20"/>
          <w:szCs w:val="20"/>
        </w:rPr>
        <w:t>"Where was this in the results?"</w:t>
      </w:r>
    </w:p>
  </w:comment>
  <w:comment w:id="201" w:author="Helmreich, Salena" w:date="2026-04-16T14:26:00Z" w:initials="SH">
    <w:p w14:paraId="251E4AD2" w14:textId="77777777" w:rsidR="00067A09" w:rsidRDefault="00067A09" w:rsidP="00067A09">
      <w:r>
        <w:rPr>
          <w:rStyle w:val="CommentReference"/>
        </w:rPr>
        <w:annotationRef/>
      </w:r>
      <w:r>
        <w:rPr>
          <w:sz w:val="20"/>
          <w:szCs w:val="20"/>
          <w:highlight w:val="white"/>
        </w:rPr>
        <w:t xml:space="preserve">"L 225-227 I am unaware of any Osmia that nest in pre-existing cavities in the ground? The authors should provide references here if this is relevant to the life history for the species in their region. Otherwise, ground nesting bees excavate their own nests and are thus not constrained to the same nest dimensions that are known to impact body size and sex ratio in cavity nesting Osmia." </w:t>
      </w:r>
    </w:p>
    <w:p w14:paraId="16292C1D" w14:textId="77777777" w:rsidR="00067A09" w:rsidRDefault="00067A09" w:rsidP="00067A09"/>
    <w:p w14:paraId="448E157F" w14:textId="77777777" w:rsidR="00067A09" w:rsidRDefault="00067A09" w:rsidP="00067A09">
      <w:r>
        <w:rPr>
          <w:sz w:val="20"/>
          <w:szCs w:val="20"/>
          <w:highlight w:val="white"/>
        </w:rPr>
        <w:t>I literally cited sources here, idk what their deal is.</w:t>
      </w:r>
      <w:r>
        <w:rPr>
          <w:sz w:val="20"/>
          <w:szCs w:val="20"/>
        </w:rPr>
        <w:br/>
      </w:r>
    </w:p>
    <w:p w14:paraId="47E82330" w14:textId="77777777" w:rsidR="00067A09" w:rsidRDefault="00067A09" w:rsidP="00067A09"/>
  </w:comment>
  <w:comment w:id="202" w:author="Helmreich, Salena" w:date="2026-04-03T15:38:00Z" w:initials="SH">
    <w:p w14:paraId="587D6151" w14:textId="77777777" w:rsidR="0023750E" w:rsidRDefault="0023750E" w:rsidP="0023750E">
      <w:r>
        <w:rPr>
          <w:rStyle w:val="CommentReference"/>
        </w:rPr>
        <w:annotationRef/>
      </w:r>
      <w:r>
        <w:rPr>
          <w:sz w:val="20"/>
          <w:szCs w:val="20"/>
        </w:rPr>
        <w:t>"such as?"</w:t>
      </w:r>
    </w:p>
  </w:comment>
  <w:comment w:id="203" w:author="Helmreich, Salena" w:date="2026-04-16T14:27:00Z" w:initials="SH">
    <w:p w14:paraId="359E24CF" w14:textId="77777777" w:rsidR="00FA5EC8" w:rsidRDefault="00FA5EC8" w:rsidP="00FA5EC8">
      <w:r>
        <w:rPr>
          <w:rStyle w:val="CommentReference"/>
        </w:rPr>
        <w:annotationRef/>
      </w:r>
      <w:r>
        <w:rPr>
          <w:sz w:val="20"/>
          <w:szCs w:val="20"/>
        </w:rPr>
        <w:t>We literally spelled out the factors in this paragraph</w:t>
      </w:r>
    </w:p>
  </w:comment>
  <w:comment w:id="211" w:author="Helmreich, Salena" w:date="2026-04-03T15:40:00Z" w:initials="SH">
    <w:p w14:paraId="234497CC" w14:textId="77777777" w:rsidR="004A54AD" w:rsidRDefault="004A54AD" w:rsidP="004A54AD">
      <w:r>
        <w:rPr>
          <w:rStyle w:val="CommentReference"/>
        </w:rPr>
        <w:annotationRef/>
      </w:r>
      <w:r>
        <w:rPr>
          <w:sz w:val="20"/>
          <w:szCs w:val="20"/>
        </w:rPr>
        <w:t>"grammar" idk how best to rephrase this, this wasn't a salena sentence haha</w:t>
      </w:r>
    </w:p>
  </w:comment>
  <w:comment w:id="212" w:author="Helmreich, Salena" w:date="2026-04-03T15:41:00Z" w:initials="SH">
    <w:p w14:paraId="22E4329E" w14:textId="77777777" w:rsidR="00F821BB" w:rsidRDefault="00F821BB" w:rsidP="00F821BB">
      <w:r>
        <w:rPr>
          <w:rStyle w:val="CommentReference"/>
        </w:rPr>
        <w:annotationRef/>
      </w:r>
      <w:r>
        <w:rPr>
          <w:sz w:val="20"/>
          <w:szCs w:val="20"/>
        </w:rPr>
        <w:t>"This is important. please discuss how the presence of honey bees might impact the wild bees"</w:t>
      </w:r>
    </w:p>
  </w:comment>
  <w:comment w:id="236" w:author="Helmreich, Salena" w:date="2026-04-16T14:13:00Z" w:initials="SH">
    <w:p w14:paraId="7F095F69" w14:textId="77777777" w:rsidR="00AF7BD5" w:rsidRDefault="00AF7BD5" w:rsidP="00AF7BD5">
      <w:r>
        <w:rPr>
          <w:rStyle w:val="CommentReference"/>
        </w:rPr>
        <w:annotationRef/>
      </w:r>
      <w:r>
        <w:rPr>
          <w:sz w:val="20"/>
          <w:szCs w:val="20"/>
        </w:rPr>
        <w:t>I don't like this sentence - i think i need help with rewording.</w:t>
      </w:r>
    </w:p>
  </w:comment>
  <w:comment w:id="256" w:author="Helmreich, Salena" w:date="2026-04-03T15:42:00Z" w:initials="SH">
    <w:p w14:paraId="63E01ECE" w14:textId="77777777" w:rsidR="00410D5D" w:rsidRDefault="00410D5D" w:rsidP="00410D5D">
      <w:r>
        <w:rPr>
          <w:rStyle w:val="CommentReference"/>
        </w:rPr>
        <w:annotationRef/>
      </w:r>
      <w:r>
        <w:rPr>
          <w:sz w:val="20"/>
          <w:szCs w:val="20"/>
        </w:rPr>
        <w:t>"how is this different than expected? most bees are solitary"</w:t>
      </w:r>
    </w:p>
  </w:comment>
  <w:comment w:id="251" w:author="Helmreich, Salena" w:date="2026-04-16T15:25:00Z" w:initials="SH">
    <w:p w14:paraId="2885D49A" w14:textId="77777777" w:rsidR="0014562C" w:rsidRDefault="0014562C" w:rsidP="0014562C">
      <w:r>
        <w:rPr>
          <w:rStyle w:val="CommentReference"/>
        </w:rPr>
        <w:annotationRef/>
      </w:r>
      <w:r>
        <w:rPr>
          <w:sz w:val="20"/>
          <w:szCs w:val="20"/>
          <w:highlight w:val="white"/>
        </w:rPr>
        <w:t>"L260 really but how can this be determined when identifications were only done to genus level and there is much variability in sociality within some genera like Lasioglossum?? The authors report Apis (social), Bombus (social), Ceratina (subsocial), Lasioglossum (mixed social) and Halictus (mixed social) which makes it surprising that they ascribe 98% of their samples as solitary"</w:t>
      </w:r>
      <w:r>
        <w:rPr>
          <w:sz w:val="20"/>
          <w:szCs w:val="20"/>
        </w:rPr>
        <w:br/>
      </w:r>
    </w:p>
    <w:p w14:paraId="591360DF" w14:textId="77777777" w:rsidR="0014562C" w:rsidRDefault="0014562C" w:rsidP="0014562C"/>
  </w:comment>
  <w:comment w:id="260" w:author="Helmreich, Salena" w:date="2026-04-16T15:07:00Z" w:initials="SH">
    <w:p w14:paraId="73D4CC5A" w14:textId="77777777" w:rsidR="002F276E" w:rsidRDefault="002F276E" w:rsidP="002F276E">
      <w:r>
        <w:rPr>
          <w:rStyle w:val="CommentReference"/>
        </w:rPr>
        <w:annotationRef/>
      </w:r>
      <w:r>
        <w:rPr>
          <w:sz w:val="20"/>
          <w:szCs w:val="20"/>
          <w:highlight w:val="white"/>
        </w:rPr>
        <w:t>"L265 both solitary and social bees are central place foragers. Perhaps only the kleptoparasites are not."</w:t>
      </w:r>
      <w:r>
        <w:rPr>
          <w:sz w:val="20"/>
          <w:szCs w:val="20"/>
        </w:rPr>
        <w:br/>
      </w:r>
    </w:p>
    <w:p w14:paraId="3BF8B447" w14:textId="77777777" w:rsidR="002F276E" w:rsidRDefault="002F276E" w:rsidP="002F276E"/>
  </w:comment>
  <w:comment w:id="267" w:author="Helmreich, Salena" w:date="2026-04-03T15:43:00Z" w:initials="SH">
    <w:p w14:paraId="50B2D8A4" w14:textId="77777777" w:rsidR="00B55234" w:rsidRDefault="00B55234" w:rsidP="00B55234">
      <w:r>
        <w:rPr>
          <w:rStyle w:val="CommentReference"/>
        </w:rPr>
        <w:annotationRef/>
      </w:r>
      <w:r>
        <w:rPr>
          <w:sz w:val="20"/>
          <w:szCs w:val="20"/>
        </w:rPr>
        <w:t>"how? this was not discussed at all</w:t>
      </w:r>
    </w:p>
  </w:comment>
  <w:comment w:id="457" w:author="Helmreich, Salena" w:date="2026-04-03T15:44:00Z" w:initials="SH">
    <w:p w14:paraId="183F101F" w14:textId="77777777" w:rsidR="005C618C" w:rsidRDefault="005C618C" w:rsidP="005C618C">
      <w:r>
        <w:rPr>
          <w:rStyle w:val="CommentReference"/>
        </w:rPr>
        <w:annotationRef/>
      </w:r>
      <w:r>
        <w:rPr>
          <w:sz w:val="20"/>
          <w:szCs w:val="20"/>
        </w:rPr>
        <w:t>"This table was never referenced in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B2FDD9" w15:done="0"/>
  <w15:commentEx w15:paraId="3F0BCC31" w15:done="0"/>
  <w15:commentEx w15:paraId="00D4589E" w15:paraIdParent="3F0BCC31" w15:done="0"/>
  <w15:commentEx w15:paraId="2A592BE7" w15:done="1"/>
  <w15:commentEx w15:paraId="6894996B" w15:done="0"/>
  <w15:commentEx w15:paraId="5492EC28" w15:paraIdParent="6894996B" w15:done="0"/>
  <w15:commentEx w15:paraId="19EBC349" w15:done="1"/>
  <w15:commentEx w15:paraId="444C5E8F" w15:done="1"/>
  <w15:commentEx w15:paraId="03D61562" w15:done="1"/>
  <w15:commentEx w15:paraId="79B52E8F" w15:done="0"/>
  <w15:commentEx w15:paraId="1AA7A631" w15:done="0"/>
  <w15:commentEx w15:paraId="6B000A9D" w15:done="1"/>
  <w15:commentEx w15:paraId="3833BA36" w15:done="1"/>
  <w15:commentEx w15:paraId="01706820" w15:done="0"/>
  <w15:commentEx w15:paraId="30F910E7" w15:paraIdParent="01706820" w15:done="0"/>
  <w15:commentEx w15:paraId="33AFDD85" w15:done="0"/>
  <w15:commentEx w15:paraId="12215885" w15:done="1"/>
  <w15:commentEx w15:paraId="0FDC1E4B" w15:done="1"/>
  <w15:commentEx w15:paraId="29136788" w15:paraIdParent="0FDC1E4B" w15:done="1"/>
  <w15:commentEx w15:paraId="26576D62" w15:done="1"/>
  <w15:commentEx w15:paraId="31113428" w15:paraIdParent="26576D62" w15:done="1"/>
  <w15:commentEx w15:paraId="5A3F4BA6" w15:done="1"/>
  <w15:commentEx w15:paraId="10CA78DC" w15:done="1"/>
  <w15:commentEx w15:paraId="318830BB" w15:paraIdParent="10CA78DC" w15:done="1"/>
  <w15:commentEx w15:paraId="6116E88D" w15:done="1"/>
  <w15:commentEx w15:paraId="0D5FEAFF" w15:paraIdParent="6116E88D" w15:done="1"/>
  <w15:commentEx w15:paraId="0764958E" w15:done="1"/>
  <w15:commentEx w15:paraId="588F7CB9" w15:paraIdParent="0764958E" w15:done="1"/>
  <w15:commentEx w15:paraId="536A83A9" w15:done="0"/>
  <w15:commentEx w15:paraId="455B97DA" w15:paraIdParent="536A83A9" w15:done="0"/>
  <w15:commentEx w15:paraId="4A6C31EF" w15:done="1"/>
  <w15:commentEx w15:paraId="3DB060F0" w15:done="1"/>
  <w15:commentEx w15:paraId="0971C03F" w15:paraIdParent="3DB060F0" w15:done="1"/>
  <w15:commentEx w15:paraId="2ACB81DF" w15:done="1"/>
  <w15:commentEx w15:paraId="4E4719F2" w15:done="1"/>
  <w15:commentEx w15:paraId="690BCFBA" w15:done="1"/>
  <w15:commentEx w15:paraId="5D9FB25D" w15:done="1"/>
  <w15:commentEx w15:paraId="65CE6AE5" w15:done="1"/>
  <w15:commentEx w15:paraId="3B5E08EF" w15:done="1"/>
  <w15:commentEx w15:paraId="06ECAC36" w15:done="1"/>
  <w15:commentEx w15:paraId="6B3B6859" w15:paraIdParent="06ECAC36" w15:done="1"/>
  <w15:commentEx w15:paraId="6A037E5D" w15:done="1"/>
  <w15:commentEx w15:paraId="22669F9E" w15:paraIdParent="6A037E5D" w15:done="1"/>
  <w15:commentEx w15:paraId="613C1E2D" w15:done="0"/>
  <w15:commentEx w15:paraId="7525E453" w15:done="0"/>
  <w15:commentEx w15:paraId="47E82330" w15:done="0"/>
  <w15:commentEx w15:paraId="587D6151" w15:done="0"/>
  <w15:commentEx w15:paraId="359E24CF" w15:paraIdParent="587D6151" w15:done="0"/>
  <w15:commentEx w15:paraId="234497CC" w15:done="0"/>
  <w15:commentEx w15:paraId="22E4329E" w15:done="1"/>
  <w15:commentEx w15:paraId="7F095F69" w15:done="0"/>
  <w15:commentEx w15:paraId="63E01ECE" w15:done="0"/>
  <w15:commentEx w15:paraId="591360DF" w15:done="1"/>
  <w15:commentEx w15:paraId="3BF8B447" w15:done="1"/>
  <w15:commentEx w15:paraId="50B2D8A4" w15:done="1"/>
  <w15:commentEx w15:paraId="183F10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363663" w16cex:dateUtc="2026-04-03T09:35:00Z"/>
  <w16cex:commentExtensible w16cex:durableId="2B6E69ED" w16cex:dateUtc="2026-04-03T09:40:00Z"/>
  <w16cex:commentExtensible w16cex:durableId="00187BD5" w16cex:dateUtc="2026-04-14T15:08:00Z"/>
  <w16cex:commentExtensible w16cex:durableId="2DF0B1C8" w16cex:dateUtc="2026-04-03T13:24:00Z"/>
  <w16cex:commentExtensible w16cex:durableId="77A1929E" w16cex:dateUtc="2026-04-03T09:40:00Z"/>
  <w16cex:commentExtensible w16cex:durableId="42F9EE24" w16cex:dateUtc="2026-04-03T13:25:00Z"/>
  <w16cex:commentExtensible w16cex:durableId="5B32638E" w16cex:dateUtc="2026-04-03T09:42:00Z"/>
  <w16cex:commentExtensible w16cex:durableId="0B1212D8" w16cex:dateUtc="2026-04-03T09:48:00Z"/>
  <w16cex:commentExtensible w16cex:durableId="1E99051A" w16cex:dateUtc="2026-04-03T13:26:00Z"/>
  <w16cex:commentExtensible w16cex:durableId="2645CAF0" w16cex:dateUtc="2026-04-03T09:42:00Z"/>
  <w16cex:commentExtensible w16cex:durableId="7D519A7B" w16cex:dateUtc="2026-04-03T09:19:00Z"/>
  <w16cex:commentExtensible w16cex:durableId="599B887C" w16cex:dateUtc="2026-04-03T13:28:00Z"/>
  <w16cex:commentExtensible w16cex:durableId="1ED4752B" w16cex:dateUtc="2026-04-03T09:47:00Z"/>
  <w16cex:commentExtensible w16cex:durableId="0A3C51F5" w16cex:dateUtc="2026-04-16T11:09:00Z"/>
  <w16cex:commentExtensible w16cex:durableId="723C15A5" w16cex:dateUtc="2026-04-20T17:17:00Z"/>
  <w16cex:commentExtensible w16cex:durableId="512C2C86" w16cex:dateUtc="2026-04-03T09:48:00Z"/>
  <w16cex:commentExtensible w16cex:durableId="4F9E6709" w16cex:dateUtc="2026-04-03T13:28:00Z"/>
  <w16cex:commentExtensible w16cex:durableId="3542A473" w16cex:dateUtc="2026-04-03T13:29:00Z"/>
  <w16cex:commentExtensible w16cex:durableId="49D5515A" w16cex:dateUtc="2026-04-03T14:01:00Z"/>
  <w16cex:commentExtensible w16cex:durableId="34B86F40" w16cex:dateUtc="2026-04-03T13:31:00Z"/>
  <w16cex:commentExtensible w16cex:durableId="145D6CDE" w16cex:dateUtc="2026-04-03T14:02:00Z"/>
  <w16cex:commentExtensible w16cex:durableId="5A73E462" w16cex:dateUtc="2026-04-03T13:31:00Z"/>
  <w16cex:commentExtensible w16cex:durableId="1FB04AEF" w16cex:dateUtc="2026-04-03T13:32:00Z"/>
  <w16cex:commentExtensible w16cex:durableId="6E51462B" w16cex:dateUtc="2026-04-03T14:07:00Z"/>
  <w16cex:commentExtensible w16cex:durableId="7219B7B3" w16cex:dateUtc="2026-04-03T13:33:00Z"/>
  <w16cex:commentExtensible w16cex:durableId="704D924A" w16cex:dateUtc="2026-04-03T13:59:00Z"/>
  <w16cex:commentExtensible w16cex:durableId="08EF0E36" w16cex:dateUtc="2026-04-03T13:33:00Z"/>
  <w16cex:commentExtensible w16cex:durableId="66A52417" w16cex:dateUtc="2026-04-03T14:09:00Z"/>
  <w16cex:commentExtensible w16cex:durableId="6FCD31EF" w16cex:dateUtc="2026-04-03T13:33:00Z"/>
  <w16cex:commentExtensible w16cex:durableId="084A25C4" w16cex:dateUtc="2026-04-03T14:09:00Z"/>
  <w16cex:commentExtensible w16cex:durableId="4F214E51" w16cex:dateUtc="2026-04-03T13:34:00Z"/>
  <w16cex:commentExtensible w16cex:durableId="5A8C8621" w16cex:dateUtc="2026-04-03T13:34:00Z"/>
  <w16cex:commentExtensible w16cex:durableId="52E2F7E5" w16cex:dateUtc="2026-04-03T15:10:00Z"/>
  <w16cex:commentExtensible w16cex:durableId="0D64BA5A" w16cex:dateUtc="2026-04-03T13:34:00Z"/>
  <w16cex:commentExtensible w16cex:durableId="7C15E222" w16cex:dateUtc="2026-04-03T13:35:00Z"/>
  <w16cex:commentExtensible w16cex:durableId="013481C9" w16cex:dateUtc="2026-04-03T13:35:00Z"/>
  <w16cex:commentExtensible w16cex:durableId="3C0FA25F" w16cex:dateUtc="2026-04-03T13:35:00Z"/>
  <w16cex:commentExtensible w16cex:durableId="04A81641" w16cex:dateUtc="2026-04-03T13:36:00Z"/>
  <w16cex:commentExtensible w16cex:durableId="06300C18" w16cex:dateUtc="2026-04-03T13:36:00Z"/>
  <w16cex:commentExtensible w16cex:durableId="24AC6B41" w16cex:dateUtc="2026-04-03T13:36:00Z"/>
  <w16cex:commentExtensible w16cex:durableId="06D621C6" w16cex:dateUtc="2026-04-03T17:00:00Z">
    <w16cex:extLst>
      <w16:ext w16:uri="{CE6994B0-6A32-4C9F-8C6B-6E91EDA988CE}">
        <cr:reactions xmlns:cr="http://schemas.microsoft.com/office/comments/2020/reactions">
          <cr:reaction reactionType="1">
            <cr:reactionInfo dateUtc="2026-04-16T11:21:45Z">
              <cr:user userId="S::salena.helmreich@wsu.edu::20f7fbdd-5141-4f96-9ec1-8f501710f018" userProvider="AD" userName="Helmreich, Salena"/>
            </cr:reactionInfo>
          </cr:reaction>
        </cr:reactions>
      </w16:ext>
    </w16cex:extLst>
  </w16cex:commentExtensible>
  <w16cex:commentExtensible w16cex:durableId="358EBBB9" w16cex:dateUtc="2026-04-03T13:37:00Z"/>
  <w16cex:commentExtensible w16cex:durableId="1427EF1A" w16cex:dateUtc="2026-04-03T17:03:00Z">
    <w16cex:extLst>
      <w16:ext w16:uri="{CE6994B0-6A32-4C9F-8C6B-6E91EDA988CE}">
        <cr:reactions xmlns:cr="http://schemas.microsoft.com/office/comments/2020/reactions">
          <cr:reaction reactionType="1">
            <cr:reactionInfo dateUtc="2026-04-16T11:22:01Z">
              <cr:user userId="S::salena.helmreich@wsu.edu::20f7fbdd-5141-4f96-9ec1-8f501710f018" userProvider="AD" userName="Helmreich, Salena"/>
            </cr:reactionInfo>
          </cr:reaction>
        </cr:reactions>
      </w16:ext>
    </w16cex:extLst>
  </w16cex:commentExtensible>
  <w16cex:commentExtensible w16cex:durableId="4DFC5B0A" w16cex:dateUtc="2026-04-03T13:37:00Z"/>
  <w16cex:commentExtensible w16cex:durableId="6FF327F7" w16cex:dateUtc="2026-04-03T13:38:00Z"/>
  <w16cex:commentExtensible w16cex:durableId="40572579" w16cex:dateUtc="2026-04-16T12:26:00Z"/>
  <w16cex:commentExtensible w16cex:durableId="5F8766F4" w16cex:dateUtc="2026-04-03T13:38:00Z"/>
  <w16cex:commentExtensible w16cex:durableId="59760D72" w16cex:dateUtc="2026-04-16T12:27:00Z"/>
  <w16cex:commentExtensible w16cex:durableId="36D683F8" w16cex:dateUtc="2026-04-03T13:40:00Z"/>
  <w16cex:commentExtensible w16cex:durableId="7B6B5A7F" w16cex:dateUtc="2026-04-03T13:41:00Z"/>
  <w16cex:commentExtensible w16cex:durableId="0B94C905" w16cex:dateUtc="2026-04-16T12:13:00Z"/>
  <w16cex:commentExtensible w16cex:durableId="26B2C668" w16cex:dateUtc="2026-04-03T13:42:00Z"/>
  <w16cex:commentExtensible w16cex:durableId="59A8D2EB" w16cex:dateUtc="2026-04-16T13:25:00Z"/>
  <w16cex:commentExtensible w16cex:durableId="1BBB6C9B" w16cex:dateUtc="2026-04-16T13:07:00Z"/>
  <w16cex:commentExtensible w16cex:durableId="545D47F9" w16cex:dateUtc="2026-04-03T13:43:00Z"/>
  <w16cex:commentExtensible w16cex:durableId="1B4BFAFE" w16cex:dateUtc="2026-04-03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B2FDD9" w16cid:durableId="19363663"/>
  <w16cid:commentId w16cid:paraId="3F0BCC31" w16cid:durableId="2B6E69ED"/>
  <w16cid:commentId w16cid:paraId="00D4589E" w16cid:durableId="00187BD5"/>
  <w16cid:commentId w16cid:paraId="2A592BE7" w16cid:durableId="2DF0B1C8"/>
  <w16cid:commentId w16cid:paraId="6894996B" w16cid:durableId="77A1929E"/>
  <w16cid:commentId w16cid:paraId="5492EC28" w16cid:durableId="42F9EE24"/>
  <w16cid:commentId w16cid:paraId="19EBC349" w16cid:durableId="5B32638E"/>
  <w16cid:commentId w16cid:paraId="444C5E8F" w16cid:durableId="0B1212D8"/>
  <w16cid:commentId w16cid:paraId="03D61562" w16cid:durableId="1E99051A"/>
  <w16cid:commentId w16cid:paraId="79B52E8F" w16cid:durableId="2645CAF0"/>
  <w16cid:commentId w16cid:paraId="1AA7A631" w16cid:durableId="7D519A7B"/>
  <w16cid:commentId w16cid:paraId="6B000A9D" w16cid:durableId="599B887C"/>
  <w16cid:commentId w16cid:paraId="3833BA36" w16cid:durableId="1ED4752B"/>
  <w16cid:commentId w16cid:paraId="01706820" w16cid:durableId="0A3C51F5"/>
  <w16cid:commentId w16cid:paraId="30F910E7" w16cid:durableId="723C15A5"/>
  <w16cid:commentId w16cid:paraId="33AFDD85" w16cid:durableId="512C2C86"/>
  <w16cid:commentId w16cid:paraId="12215885" w16cid:durableId="4F9E6709"/>
  <w16cid:commentId w16cid:paraId="0FDC1E4B" w16cid:durableId="3542A473"/>
  <w16cid:commentId w16cid:paraId="29136788" w16cid:durableId="49D5515A"/>
  <w16cid:commentId w16cid:paraId="26576D62" w16cid:durableId="34B86F40"/>
  <w16cid:commentId w16cid:paraId="31113428" w16cid:durableId="145D6CDE"/>
  <w16cid:commentId w16cid:paraId="5A3F4BA6" w16cid:durableId="5A73E462"/>
  <w16cid:commentId w16cid:paraId="10CA78DC" w16cid:durableId="1FB04AEF"/>
  <w16cid:commentId w16cid:paraId="318830BB" w16cid:durableId="6E51462B"/>
  <w16cid:commentId w16cid:paraId="6116E88D" w16cid:durableId="7219B7B3"/>
  <w16cid:commentId w16cid:paraId="0D5FEAFF" w16cid:durableId="704D924A"/>
  <w16cid:commentId w16cid:paraId="0764958E" w16cid:durableId="08EF0E36"/>
  <w16cid:commentId w16cid:paraId="588F7CB9" w16cid:durableId="66A52417"/>
  <w16cid:commentId w16cid:paraId="536A83A9" w16cid:durableId="6FCD31EF"/>
  <w16cid:commentId w16cid:paraId="455B97DA" w16cid:durableId="084A25C4"/>
  <w16cid:commentId w16cid:paraId="4A6C31EF" w16cid:durableId="4F214E51"/>
  <w16cid:commentId w16cid:paraId="3DB060F0" w16cid:durableId="5A8C8621"/>
  <w16cid:commentId w16cid:paraId="0971C03F" w16cid:durableId="52E2F7E5"/>
  <w16cid:commentId w16cid:paraId="2ACB81DF" w16cid:durableId="0D64BA5A"/>
  <w16cid:commentId w16cid:paraId="4E4719F2" w16cid:durableId="7C15E222"/>
  <w16cid:commentId w16cid:paraId="690BCFBA" w16cid:durableId="013481C9"/>
  <w16cid:commentId w16cid:paraId="5D9FB25D" w16cid:durableId="3C0FA25F"/>
  <w16cid:commentId w16cid:paraId="65CE6AE5" w16cid:durableId="04A81641"/>
  <w16cid:commentId w16cid:paraId="3B5E08EF" w16cid:durableId="06300C18"/>
  <w16cid:commentId w16cid:paraId="06ECAC36" w16cid:durableId="24AC6B41"/>
  <w16cid:commentId w16cid:paraId="6B3B6859" w16cid:durableId="06D621C6"/>
  <w16cid:commentId w16cid:paraId="6A037E5D" w16cid:durableId="358EBBB9"/>
  <w16cid:commentId w16cid:paraId="22669F9E" w16cid:durableId="1427EF1A"/>
  <w16cid:commentId w16cid:paraId="613C1E2D" w16cid:durableId="4DFC5B0A"/>
  <w16cid:commentId w16cid:paraId="7525E453" w16cid:durableId="6FF327F7"/>
  <w16cid:commentId w16cid:paraId="47E82330" w16cid:durableId="40572579"/>
  <w16cid:commentId w16cid:paraId="587D6151" w16cid:durableId="5F8766F4"/>
  <w16cid:commentId w16cid:paraId="359E24CF" w16cid:durableId="59760D72"/>
  <w16cid:commentId w16cid:paraId="234497CC" w16cid:durableId="36D683F8"/>
  <w16cid:commentId w16cid:paraId="22E4329E" w16cid:durableId="7B6B5A7F"/>
  <w16cid:commentId w16cid:paraId="7F095F69" w16cid:durableId="0B94C905"/>
  <w16cid:commentId w16cid:paraId="63E01ECE" w16cid:durableId="26B2C668"/>
  <w16cid:commentId w16cid:paraId="591360DF" w16cid:durableId="59A8D2EB"/>
  <w16cid:commentId w16cid:paraId="3BF8B447" w16cid:durableId="1BBB6C9B"/>
  <w16cid:commentId w16cid:paraId="50B2D8A4" w16cid:durableId="545D47F9"/>
  <w16cid:commentId w16cid:paraId="183F101F" w16cid:durableId="1B4BFA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5A38A" w14:textId="77777777" w:rsidR="00E074EC" w:rsidRDefault="00E074EC">
      <w:pPr>
        <w:spacing w:after="0" w:line="240" w:lineRule="auto"/>
      </w:pPr>
      <w:r>
        <w:separator/>
      </w:r>
    </w:p>
  </w:endnote>
  <w:endnote w:type="continuationSeparator" w:id="0">
    <w:p w14:paraId="5896EF00" w14:textId="77777777" w:rsidR="00E074EC" w:rsidRDefault="00E07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66A16" w14:textId="77777777" w:rsidR="00E074EC" w:rsidRDefault="00E074EC">
      <w:pPr>
        <w:spacing w:after="0" w:line="240" w:lineRule="auto"/>
      </w:pPr>
      <w:r>
        <w:separator/>
      </w:r>
    </w:p>
  </w:footnote>
  <w:footnote w:type="continuationSeparator" w:id="0">
    <w:p w14:paraId="131843D8" w14:textId="77777777" w:rsidR="00E074EC" w:rsidRDefault="00E074E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Soqfwx3BWkuHux" int2:id="7AofmX1j">
      <int2:state int2:value="Rejected" int2:type="spell"/>
    </int2:textHash>
    <int2:textHash int2:hashCode="2mnPN0sS07Vnom" int2:id="FAZiPOsO">
      <int2:state int2:value="Rejected" int2:type="spell"/>
    </int2:textHash>
    <int2:textHash int2:hashCode="wUe5kBAoYbYcw/" int2:id="M1QWKR72">
      <int2:state int2:value="Rejected" int2:type="spell"/>
    </int2:textHash>
    <int2:textHash int2:hashCode="oQrUavAmEN8ldL" int2:id="iQCHhkfJ">
      <int2:state int2:value="Rejected" int2:type="spell"/>
    </int2:textHash>
    <int2:textHash int2:hashCode="3GqjDwxXqB4lpe" int2:id="syNNkgE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C3958"/>
    <w:multiLevelType w:val="hybridMultilevel"/>
    <w:tmpl w:val="E0F81AF4"/>
    <w:lvl w:ilvl="0" w:tplc="C3C639AC">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0107889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lmreich, Salena">
    <w15:presenceInfo w15:providerId="AD" w15:userId="S::salena.helmreich@wsu.edu::20f7fbdd-5141-4f96-9ec1-8f501710f018"/>
  </w15:person>
  <w15:person w15:author="Anderson, Riley Morgan">
    <w15:presenceInfo w15:providerId="AD" w15:userId="S::riley.m.anderson@wsu.edu::0e34af02-73d3-4d40-a8cc-7926eb7d7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79C"/>
    <w:rsid w:val="0000050E"/>
    <w:rsid w:val="000006A2"/>
    <w:rsid w:val="00000FF8"/>
    <w:rsid w:val="000017C4"/>
    <w:rsid w:val="00001D53"/>
    <w:rsid w:val="0000225B"/>
    <w:rsid w:val="00002547"/>
    <w:rsid w:val="00003A71"/>
    <w:rsid w:val="0000471B"/>
    <w:rsid w:val="00004E4F"/>
    <w:rsid w:val="000055C1"/>
    <w:rsid w:val="0000618D"/>
    <w:rsid w:val="000061CD"/>
    <w:rsid w:val="00006251"/>
    <w:rsid w:val="0000714C"/>
    <w:rsid w:val="00007275"/>
    <w:rsid w:val="00010009"/>
    <w:rsid w:val="000106B9"/>
    <w:rsid w:val="0001194A"/>
    <w:rsid w:val="00011AF5"/>
    <w:rsid w:val="0001291E"/>
    <w:rsid w:val="00012C7A"/>
    <w:rsid w:val="00013F7F"/>
    <w:rsid w:val="000154A4"/>
    <w:rsid w:val="00015676"/>
    <w:rsid w:val="00015A62"/>
    <w:rsid w:val="000204C3"/>
    <w:rsid w:val="000207DE"/>
    <w:rsid w:val="000207FA"/>
    <w:rsid w:val="00020F34"/>
    <w:rsid w:val="0002179A"/>
    <w:rsid w:val="0002223C"/>
    <w:rsid w:val="00022792"/>
    <w:rsid w:val="00023137"/>
    <w:rsid w:val="000234C5"/>
    <w:rsid w:val="00025048"/>
    <w:rsid w:val="00026ACB"/>
    <w:rsid w:val="0002773F"/>
    <w:rsid w:val="00027F31"/>
    <w:rsid w:val="00031818"/>
    <w:rsid w:val="00032CED"/>
    <w:rsid w:val="000331AC"/>
    <w:rsid w:val="00033E8D"/>
    <w:rsid w:val="0003403B"/>
    <w:rsid w:val="000351E1"/>
    <w:rsid w:val="00035553"/>
    <w:rsid w:val="00035E32"/>
    <w:rsid w:val="0004091C"/>
    <w:rsid w:val="0004284B"/>
    <w:rsid w:val="000432D9"/>
    <w:rsid w:val="00044E45"/>
    <w:rsid w:val="00045CD6"/>
    <w:rsid w:val="00045D16"/>
    <w:rsid w:val="00045FF2"/>
    <w:rsid w:val="0004789B"/>
    <w:rsid w:val="00047E11"/>
    <w:rsid w:val="00051E0D"/>
    <w:rsid w:val="0005265C"/>
    <w:rsid w:val="00052992"/>
    <w:rsid w:val="00052D56"/>
    <w:rsid w:val="00053102"/>
    <w:rsid w:val="000541C1"/>
    <w:rsid w:val="000546DE"/>
    <w:rsid w:val="000549CB"/>
    <w:rsid w:val="0005501C"/>
    <w:rsid w:val="00055BDD"/>
    <w:rsid w:val="00056693"/>
    <w:rsid w:val="00061629"/>
    <w:rsid w:val="00061884"/>
    <w:rsid w:val="00062359"/>
    <w:rsid w:val="0006385A"/>
    <w:rsid w:val="00065709"/>
    <w:rsid w:val="00065B4D"/>
    <w:rsid w:val="00067A09"/>
    <w:rsid w:val="000704E0"/>
    <w:rsid w:val="0007178B"/>
    <w:rsid w:val="000717B3"/>
    <w:rsid w:val="00073252"/>
    <w:rsid w:val="000735CD"/>
    <w:rsid w:val="00073FBE"/>
    <w:rsid w:val="00074E58"/>
    <w:rsid w:val="00074FD4"/>
    <w:rsid w:val="00076DAF"/>
    <w:rsid w:val="0007734F"/>
    <w:rsid w:val="00083C15"/>
    <w:rsid w:val="0008416B"/>
    <w:rsid w:val="000844AD"/>
    <w:rsid w:val="00084CE6"/>
    <w:rsid w:val="000850A3"/>
    <w:rsid w:val="00086CC8"/>
    <w:rsid w:val="000870B2"/>
    <w:rsid w:val="000872AA"/>
    <w:rsid w:val="00087C21"/>
    <w:rsid w:val="00090D3E"/>
    <w:rsid w:val="00090EB9"/>
    <w:rsid w:val="0009201D"/>
    <w:rsid w:val="000925C5"/>
    <w:rsid w:val="000927DE"/>
    <w:rsid w:val="00092870"/>
    <w:rsid w:val="00093C15"/>
    <w:rsid w:val="000953E6"/>
    <w:rsid w:val="0009586C"/>
    <w:rsid w:val="000966F9"/>
    <w:rsid w:val="00097F32"/>
    <w:rsid w:val="000A0E64"/>
    <w:rsid w:val="000A4505"/>
    <w:rsid w:val="000A4DCC"/>
    <w:rsid w:val="000A5922"/>
    <w:rsid w:val="000A5FA8"/>
    <w:rsid w:val="000A69BE"/>
    <w:rsid w:val="000A6B36"/>
    <w:rsid w:val="000B004D"/>
    <w:rsid w:val="000B1ADD"/>
    <w:rsid w:val="000B1B5D"/>
    <w:rsid w:val="000B287D"/>
    <w:rsid w:val="000B2BD9"/>
    <w:rsid w:val="000B2ED7"/>
    <w:rsid w:val="000B3032"/>
    <w:rsid w:val="000B3110"/>
    <w:rsid w:val="000B3951"/>
    <w:rsid w:val="000B39E5"/>
    <w:rsid w:val="000B596C"/>
    <w:rsid w:val="000B5C21"/>
    <w:rsid w:val="000B6D62"/>
    <w:rsid w:val="000B6DAD"/>
    <w:rsid w:val="000B70ED"/>
    <w:rsid w:val="000C0483"/>
    <w:rsid w:val="000C0865"/>
    <w:rsid w:val="000C119A"/>
    <w:rsid w:val="000C1D50"/>
    <w:rsid w:val="000C22C4"/>
    <w:rsid w:val="000C2A4E"/>
    <w:rsid w:val="000C4ADE"/>
    <w:rsid w:val="000C6AA5"/>
    <w:rsid w:val="000C6D29"/>
    <w:rsid w:val="000C74C2"/>
    <w:rsid w:val="000D00BD"/>
    <w:rsid w:val="000D07A2"/>
    <w:rsid w:val="000D0A3A"/>
    <w:rsid w:val="000D1C99"/>
    <w:rsid w:val="000D29AE"/>
    <w:rsid w:val="000D314B"/>
    <w:rsid w:val="000D4803"/>
    <w:rsid w:val="000D4E3E"/>
    <w:rsid w:val="000D6849"/>
    <w:rsid w:val="000D731B"/>
    <w:rsid w:val="000D7BEB"/>
    <w:rsid w:val="000E0B40"/>
    <w:rsid w:val="000E1AEF"/>
    <w:rsid w:val="000E1E93"/>
    <w:rsid w:val="000E214B"/>
    <w:rsid w:val="000E2949"/>
    <w:rsid w:val="000E2C8C"/>
    <w:rsid w:val="000E4C4E"/>
    <w:rsid w:val="000E4DBE"/>
    <w:rsid w:val="000E4E2A"/>
    <w:rsid w:val="000E6EE7"/>
    <w:rsid w:val="000F010F"/>
    <w:rsid w:val="000F0648"/>
    <w:rsid w:val="000F18EC"/>
    <w:rsid w:val="000F2A30"/>
    <w:rsid w:val="000F2DA5"/>
    <w:rsid w:val="000F3200"/>
    <w:rsid w:val="000F4187"/>
    <w:rsid w:val="000F4A7C"/>
    <w:rsid w:val="000F5629"/>
    <w:rsid w:val="000F746B"/>
    <w:rsid w:val="001002CA"/>
    <w:rsid w:val="00101911"/>
    <w:rsid w:val="00101A79"/>
    <w:rsid w:val="00101B25"/>
    <w:rsid w:val="00101CE2"/>
    <w:rsid w:val="00102F6B"/>
    <w:rsid w:val="0010364F"/>
    <w:rsid w:val="00104563"/>
    <w:rsid w:val="00106925"/>
    <w:rsid w:val="00106EBA"/>
    <w:rsid w:val="001108A8"/>
    <w:rsid w:val="00112E92"/>
    <w:rsid w:val="00112EA8"/>
    <w:rsid w:val="00113D69"/>
    <w:rsid w:val="001151D2"/>
    <w:rsid w:val="00115BB0"/>
    <w:rsid w:val="00115DE1"/>
    <w:rsid w:val="00116D6E"/>
    <w:rsid w:val="00117434"/>
    <w:rsid w:val="00117E48"/>
    <w:rsid w:val="001210F4"/>
    <w:rsid w:val="0012198E"/>
    <w:rsid w:val="00124A3B"/>
    <w:rsid w:val="00127282"/>
    <w:rsid w:val="00127693"/>
    <w:rsid w:val="00131568"/>
    <w:rsid w:val="00132EA4"/>
    <w:rsid w:val="00133C00"/>
    <w:rsid w:val="00137872"/>
    <w:rsid w:val="001405D2"/>
    <w:rsid w:val="001429AB"/>
    <w:rsid w:val="00144450"/>
    <w:rsid w:val="0014562C"/>
    <w:rsid w:val="001465FE"/>
    <w:rsid w:val="00147102"/>
    <w:rsid w:val="00150DB2"/>
    <w:rsid w:val="001510FD"/>
    <w:rsid w:val="0015215A"/>
    <w:rsid w:val="001524D2"/>
    <w:rsid w:val="001538FD"/>
    <w:rsid w:val="0015475B"/>
    <w:rsid w:val="0015481E"/>
    <w:rsid w:val="00155454"/>
    <w:rsid w:val="00155DB3"/>
    <w:rsid w:val="00156327"/>
    <w:rsid w:val="001605B4"/>
    <w:rsid w:val="00160B0A"/>
    <w:rsid w:val="0016436F"/>
    <w:rsid w:val="00164B5A"/>
    <w:rsid w:val="00170D97"/>
    <w:rsid w:val="00170F07"/>
    <w:rsid w:val="001710EF"/>
    <w:rsid w:val="001712F4"/>
    <w:rsid w:val="0017176F"/>
    <w:rsid w:val="00172C03"/>
    <w:rsid w:val="00173475"/>
    <w:rsid w:val="00174B41"/>
    <w:rsid w:val="00174CFB"/>
    <w:rsid w:val="00175E98"/>
    <w:rsid w:val="00177896"/>
    <w:rsid w:val="00177A0C"/>
    <w:rsid w:val="00177D51"/>
    <w:rsid w:val="00180148"/>
    <w:rsid w:val="001802D9"/>
    <w:rsid w:val="00181375"/>
    <w:rsid w:val="00181AA8"/>
    <w:rsid w:val="00183538"/>
    <w:rsid w:val="00183BDF"/>
    <w:rsid w:val="0018521F"/>
    <w:rsid w:val="001864F6"/>
    <w:rsid w:val="00186574"/>
    <w:rsid w:val="00186694"/>
    <w:rsid w:val="001871EE"/>
    <w:rsid w:val="001874E3"/>
    <w:rsid w:val="0019294D"/>
    <w:rsid w:val="00192D7D"/>
    <w:rsid w:val="00193C61"/>
    <w:rsid w:val="00195DFE"/>
    <w:rsid w:val="00196071"/>
    <w:rsid w:val="00196450"/>
    <w:rsid w:val="0019736D"/>
    <w:rsid w:val="001A14D6"/>
    <w:rsid w:val="001A16F1"/>
    <w:rsid w:val="001A40BB"/>
    <w:rsid w:val="001A446D"/>
    <w:rsid w:val="001A57DF"/>
    <w:rsid w:val="001A6CEB"/>
    <w:rsid w:val="001B08A8"/>
    <w:rsid w:val="001B43BD"/>
    <w:rsid w:val="001B4794"/>
    <w:rsid w:val="001B4BDD"/>
    <w:rsid w:val="001B500C"/>
    <w:rsid w:val="001B652A"/>
    <w:rsid w:val="001B6CB2"/>
    <w:rsid w:val="001B70B9"/>
    <w:rsid w:val="001B79C8"/>
    <w:rsid w:val="001B7C34"/>
    <w:rsid w:val="001C2670"/>
    <w:rsid w:val="001C32D5"/>
    <w:rsid w:val="001C3A24"/>
    <w:rsid w:val="001C3DEA"/>
    <w:rsid w:val="001C6B8A"/>
    <w:rsid w:val="001C6C50"/>
    <w:rsid w:val="001C7554"/>
    <w:rsid w:val="001C75A9"/>
    <w:rsid w:val="001D02A2"/>
    <w:rsid w:val="001D0A23"/>
    <w:rsid w:val="001D0B31"/>
    <w:rsid w:val="001D1350"/>
    <w:rsid w:val="001D30C5"/>
    <w:rsid w:val="001D4301"/>
    <w:rsid w:val="001D4833"/>
    <w:rsid w:val="001D4F55"/>
    <w:rsid w:val="001D5EAD"/>
    <w:rsid w:val="001D734C"/>
    <w:rsid w:val="001E20BA"/>
    <w:rsid w:val="001E2419"/>
    <w:rsid w:val="001E2CB7"/>
    <w:rsid w:val="001E2FEF"/>
    <w:rsid w:val="001E63D3"/>
    <w:rsid w:val="001E79F7"/>
    <w:rsid w:val="001E7B4F"/>
    <w:rsid w:val="001F21F6"/>
    <w:rsid w:val="001F2218"/>
    <w:rsid w:val="001F435A"/>
    <w:rsid w:val="001F5E22"/>
    <w:rsid w:val="001F70DC"/>
    <w:rsid w:val="001F7720"/>
    <w:rsid w:val="001F77F2"/>
    <w:rsid w:val="001F7AC4"/>
    <w:rsid w:val="00200DBA"/>
    <w:rsid w:val="00201A22"/>
    <w:rsid w:val="00201C40"/>
    <w:rsid w:val="00202173"/>
    <w:rsid w:val="0020258F"/>
    <w:rsid w:val="002025C5"/>
    <w:rsid w:val="0020262F"/>
    <w:rsid w:val="00203D54"/>
    <w:rsid w:val="00204FE7"/>
    <w:rsid w:val="002056C5"/>
    <w:rsid w:val="002069B5"/>
    <w:rsid w:val="00210E80"/>
    <w:rsid w:val="00210F75"/>
    <w:rsid w:val="00211F68"/>
    <w:rsid w:val="002127C1"/>
    <w:rsid w:val="0021394E"/>
    <w:rsid w:val="00213E28"/>
    <w:rsid w:val="00214564"/>
    <w:rsid w:val="0021517C"/>
    <w:rsid w:val="00215EDA"/>
    <w:rsid w:val="00217621"/>
    <w:rsid w:val="00217A7C"/>
    <w:rsid w:val="00217F3F"/>
    <w:rsid w:val="002238E1"/>
    <w:rsid w:val="00223EAC"/>
    <w:rsid w:val="002273F1"/>
    <w:rsid w:val="00227402"/>
    <w:rsid w:val="0023077C"/>
    <w:rsid w:val="002316C1"/>
    <w:rsid w:val="0023370E"/>
    <w:rsid w:val="002337E3"/>
    <w:rsid w:val="002346EB"/>
    <w:rsid w:val="00234F8D"/>
    <w:rsid w:val="00235F3A"/>
    <w:rsid w:val="0023750E"/>
    <w:rsid w:val="0024043D"/>
    <w:rsid w:val="00240A80"/>
    <w:rsid w:val="00241AFA"/>
    <w:rsid w:val="00241CE0"/>
    <w:rsid w:val="00243405"/>
    <w:rsid w:val="002435BF"/>
    <w:rsid w:val="00244EF6"/>
    <w:rsid w:val="00244F6E"/>
    <w:rsid w:val="00246369"/>
    <w:rsid w:val="00247FD6"/>
    <w:rsid w:val="002505FC"/>
    <w:rsid w:val="0025232B"/>
    <w:rsid w:val="002531B3"/>
    <w:rsid w:val="00254218"/>
    <w:rsid w:val="00254F6F"/>
    <w:rsid w:val="0025683F"/>
    <w:rsid w:val="00257A1F"/>
    <w:rsid w:val="00260C8A"/>
    <w:rsid w:val="00262E28"/>
    <w:rsid w:val="00263749"/>
    <w:rsid w:val="00265582"/>
    <w:rsid w:val="00265C73"/>
    <w:rsid w:val="00266446"/>
    <w:rsid w:val="002665B8"/>
    <w:rsid w:val="00270A6D"/>
    <w:rsid w:val="00273D96"/>
    <w:rsid w:val="0027453A"/>
    <w:rsid w:val="00275258"/>
    <w:rsid w:val="002758A3"/>
    <w:rsid w:val="002759DF"/>
    <w:rsid w:val="00275B4A"/>
    <w:rsid w:val="0027655F"/>
    <w:rsid w:val="00277FA8"/>
    <w:rsid w:val="002807A2"/>
    <w:rsid w:val="0028207E"/>
    <w:rsid w:val="00282247"/>
    <w:rsid w:val="0028233E"/>
    <w:rsid w:val="002839E9"/>
    <w:rsid w:val="00283C38"/>
    <w:rsid w:val="00285098"/>
    <w:rsid w:val="00285393"/>
    <w:rsid w:val="002860B5"/>
    <w:rsid w:val="0028757F"/>
    <w:rsid w:val="0029133A"/>
    <w:rsid w:val="00293BB3"/>
    <w:rsid w:val="002942EB"/>
    <w:rsid w:val="002944CB"/>
    <w:rsid w:val="00294521"/>
    <w:rsid w:val="00295056"/>
    <w:rsid w:val="00296188"/>
    <w:rsid w:val="002968B6"/>
    <w:rsid w:val="002A01AD"/>
    <w:rsid w:val="002A0424"/>
    <w:rsid w:val="002A0FFE"/>
    <w:rsid w:val="002A1876"/>
    <w:rsid w:val="002A1D07"/>
    <w:rsid w:val="002A37A2"/>
    <w:rsid w:val="002A458D"/>
    <w:rsid w:val="002A605E"/>
    <w:rsid w:val="002A6797"/>
    <w:rsid w:val="002A6BC6"/>
    <w:rsid w:val="002B0CBC"/>
    <w:rsid w:val="002B1339"/>
    <w:rsid w:val="002B18F8"/>
    <w:rsid w:val="002B366F"/>
    <w:rsid w:val="002B36B4"/>
    <w:rsid w:val="002C1428"/>
    <w:rsid w:val="002C1B04"/>
    <w:rsid w:val="002C2B19"/>
    <w:rsid w:val="002C2D79"/>
    <w:rsid w:val="002C338D"/>
    <w:rsid w:val="002C39CD"/>
    <w:rsid w:val="002C44E7"/>
    <w:rsid w:val="002C4F82"/>
    <w:rsid w:val="002C5254"/>
    <w:rsid w:val="002C5571"/>
    <w:rsid w:val="002C618D"/>
    <w:rsid w:val="002C67DB"/>
    <w:rsid w:val="002C6D52"/>
    <w:rsid w:val="002C6DAB"/>
    <w:rsid w:val="002C6ED2"/>
    <w:rsid w:val="002C73A0"/>
    <w:rsid w:val="002C76E3"/>
    <w:rsid w:val="002D0349"/>
    <w:rsid w:val="002D0FB7"/>
    <w:rsid w:val="002D29D7"/>
    <w:rsid w:val="002D318F"/>
    <w:rsid w:val="002D39FE"/>
    <w:rsid w:val="002D48FD"/>
    <w:rsid w:val="002D622D"/>
    <w:rsid w:val="002D7406"/>
    <w:rsid w:val="002D7E17"/>
    <w:rsid w:val="002D7FDB"/>
    <w:rsid w:val="002E00EA"/>
    <w:rsid w:val="002E0510"/>
    <w:rsid w:val="002E1EF8"/>
    <w:rsid w:val="002E20C8"/>
    <w:rsid w:val="002E21E3"/>
    <w:rsid w:val="002E2DA6"/>
    <w:rsid w:val="002E349D"/>
    <w:rsid w:val="002E383B"/>
    <w:rsid w:val="002E4125"/>
    <w:rsid w:val="002E4458"/>
    <w:rsid w:val="002E61B3"/>
    <w:rsid w:val="002F0CA4"/>
    <w:rsid w:val="002F276E"/>
    <w:rsid w:val="002F290B"/>
    <w:rsid w:val="002F322D"/>
    <w:rsid w:val="002F3256"/>
    <w:rsid w:val="002F378E"/>
    <w:rsid w:val="002F4481"/>
    <w:rsid w:val="002F4572"/>
    <w:rsid w:val="002F4D0E"/>
    <w:rsid w:val="002F57D6"/>
    <w:rsid w:val="002F61EC"/>
    <w:rsid w:val="002F625B"/>
    <w:rsid w:val="002F7D93"/>
    <w:rsid w:val="002F7E77"/>
    <w:rsid w:val="003007DC"/>
    <w:rsid w:val="00300CED"/>
    <w:rsid w:val="0030150C"/>
    <w:rsid w:val="00302927"/>
    <w:rsid w:val="00302DCD"/>
    <w:rsid w:val="003032A6"/>
    <w:rsid w:val="003035D6"/>
    <w:rsid w:val="003038D3"/>
    <w:rsid w:val="00304336"/>
    <w:rsid w:val="00305704"/>
    <w:rsid w:val="003057A8"/>
    <w:rsid w:val="00307DA6"/>
    <w:rsid w:val="00307E76"/>
    <w:rsid w:val="003106B6"/>
    <w:rsid w:val="00310CB8"/>
    <w:rsid w:val="00311EF3"/>
    <w:rsid w:val="0031292C"/>
    <w:rsid w:val="00312D6C"/>
    <w:rsid w:val="0031475E"/>
    <w:rsid w:val="00320839"/>
    <w:rsid w:val="003214BE"/>
    <w:rsid w:val="00324DC9"/>
    <w:rsid w:val="0032561B"/>
    <w:rsid w:val="00325C0E"/>
    <w:rsid w:val="00325CCF"/>
    <w:rsid w:val="00326039"/>
    <w:rsid w:val="00326B07"/>
    <w:rsid w:val="003273ED"/>
    <w:rsid w:val="00327BB7"/>
    <w:rsid w:val="0033009A"/>
    <w:rsid w:val="00330CFC"/>
    <w:rsid w:val="00330E12"/>
    <w:rsid w:val="00332690"/>
    <w:rsid w:val="00332B5B"/>
    <w:rsid w:val="00333ACA"/>
    <w:rsid w:val="00333E59"/>
    <w:rsid w:val="00334012"/>
    <w:rsid w:val="0033413F"/>
    <w:rsid w:val="0033422C"/>
    <w:rsid w:val="003353EA"/>
    <w:rsid w:val="00335C54"/>
    <w:rsid w:val="003372B5"/>
    <w:rsid w:val="00340098"/>
    <w:rsid w:val="00341465"/>
    <w:rsid w:val="003432A1"/>
    <w:rsid w:val="0034362D"/>
    <w:rsid w:val="003443F5"/>
    <w:rsid w:val="003446A3"/>
    <w:rsid w:val="00344B6B"/>
    <w:rsid w:val="00347F97"/>
    <w:rsid w:val="00350BDB"/>
    <w:rsid w:val="00350C1A"/>
    <w:rsid w:val="003512D8"/>
    <w:rsid w:val="00351F06"/>
    <w:rsid w:val="003522E3"/>
    <w:rsid w:val="0035244C"/>
    <w:rsid w:val="003525A1"/>
    <w:rsid w:val="0035273F"/>
    <w:rsid w:val="00352DFA"/>
    <w:rsid w:val="003536F6"/>
    <w:rsid w:val="00353DDD"/>
    <w:rsid w:val="00354400"/>
    <w:rsid w:val="00355B75"/>
    <w:rsid w:val="003573D0"/>
    <w:rsid w:val="00360490"/>
    <w:rsid w:val="00360845"/>
    <w:rsid w:val="0036215D"/>
    <w:rsid w:val="00362484"/>
    <w:rsid w:val="003627CB"/>
    <w:rsid w:val="00363438"/>
    <w:rsid w:val="003635E1"/>
    <w:rsid w:val="00363676"/>
    <w:rsid w:val="003642C3"/>
    <w:rsid w:val="003645E0"/>
    <w:rsid w:val="003649F6"/>
    <w:rsid w:val="00365C9E"/>
    <w:rsid w:val="003665A8"/>
    <w:rsid w:val="00367136"/>
    <w:rsid w:val="00370B78"/>
    <w:rsid w:val="00370C17"/>
    <w:rsid w:val="00370D97"/>
    <w:rsid w:val="00371ADD"/>
    <w:rsid w:val="0037210F"/>
    <w:rsid w:val="00372699"/>
    <w:rsid w:val="00376DED"/>
    <w:rsid w:val="003805F5"/>
    <w:rsid w:val="00381335"/>
    <w:rsid w:val="00381B9F"/>
    <w:rsid w:val="00382F1D"/>
    <w:rsid w:val="00383715"/>
    <w:rsid w:val="003841ED"/>
    <w:rsid w:val="00384E5F"/>
    <w:rsid w:val="0038563A"/>
    <w:rsid w:val="00385F47"/>
    <w:rsid w:val="00386B62"/>
    <w:rsid w:val="00387353"/>
    <w:rsid w:val="00387841"/>
    <w:rsid w:val="0039214B"/>
    <w:rsid w:val="003924BB"/>
    <w:rsid w:val="003930B0"/>
    <w:rsid w:val="00395A6B"/>
    <w:rsid w:val="003A1C98"/>
    <w:rsid w:val="003A3D3C"/>
    <w:rsid w:val="003A46B0"/>
    <w:rsid w:val="003A4C48"/>
    <w:rsid w:val="003A5E91"/>
    <w:rsid w:val="003A6482"/>
    <w:rsid w:val="003B0263"/>
    <w:rsid w:val="003B1A3D"/>
    <w:rsid w:val="003B2035"/>
    <w:rsid w:val="003B2472"/>
    <w:rsid w:val="003B44E9"/>
    <w:rsid w:val="003B658E"/>
    <w:rsid w:val="003B73C3"/>
    <w:rsid w:val="003C0195"/>
    <w:rsid w:val="003C22CB"/>
    <w:rsid w:val="003C3DCD"/>
    <w:rsid w:val="003C4218"/>
    <w:rsid w:val="003C423C"/>
    <w:rsid w:val="003C46B8"/>
    <w:rsid w:val="003C5387"/>
    <w:rsid w:val="003C5A36"/>
    <w:rsid w:val="003C6B18"/>
    <w:rsid w:val="003C718D"/>
    <w:rsid w:val="003C7873"/>
    <w:rsid w:val="003C7A37"/>
    <w:rsid w:val="003D051F"/>
    <w:rsid w:val="003D1CFB"/>
    <w:rsid w:val="003D22E1"/>
    <w:rsid w:val="003D2897"/>
    <w:rsid w:val="003D33FA"/>
    <w:rsid w:val="003D4ED5"/>
    <w:rsid w:val="003D5B7D"/>
    <w:rsid w:val="003D6746"/>
    <w:rsid w:val="003D67A9"/>
    <w:rsid w:val="003D6F5F"/>
    <w:rsid w:val="003D7A32"/>
    <w:rsid w:val="003E0ADC"/>
    <w:rsid w:val="003E1F93"/>
    <w:rsid w:val="003E210B"/>
    <w:rsid w:val="003E347D"/>
    <w:rsid w:val="003E4B37"/>
    <w:rsid w:val="003E542C"/>
    <w:rsid w:val="003E580B"/>
    <w:rsid w:val="003E7A4D"/>
    <w:rsid w:val="003E7E91"/>
    <w:rsid w:val="003F0B35"/>
    <w:rsid w:val="003F24E0"/>
    <w:rsid w:val="003F2D46"/>
    <w:rsid w:val="003F3607"/>
    <w:rsid w:val="003F6187"/>
    <w:rsid w:val="00401833"/>
    <w:rsid w:val="00401A9D"/>
    <w:rsid w:val="00401D60"/>
    <w:rsid w:val="004034E9"/>
    <w:rsid w:val="0040448C"/>
    <w:rsid w:val="00404B5D"/>
    <w:rsid w:val="004057E9"/>
    <w:rsid w:val="00405E59"/>
    <w:rsid w:val="004064FE"/>
    <w:rsid w:val="0040758F"/>
    <w:rsid w:val="00407CFB"/>
    <w:rsid w:val="004101A2"/>
    <w:rsid w:val="00410334"/>
    <w:rsid w:val="0041047C"/>
    <w:rsid w:val="00410482"/>
    <w:rsid w:val="00410D5D"/>
    <w:rsid w:val="00410DB6"/>
    <w:rsid w:val="00413D09"/>
    <w:rsid w:val="00413F4F"/>
    <w:rsid w:val="00413FE1"/>
    <w:rsid w:val="00414D99"/>
    <w:rsid w:val="00415459"/>
    <w:rsid w:val="004164F2"/>
    <w:rsid w:val="00420540"/>
    <w:rsid w:val="004209D2"/>
    <w:rsid w:val="00421494"/>
    <w:rsid w:val="00422328"/>
    <w:rsid w:val="004227D6"/>
    <w:rsid w:val="00422AEB"/>
    <w:rsid w:val="00423022"/>
    <w:rsid w:val="00423536"/>
    <w:rsid w:val="00423997"/>
    <w:rsid w:val="00425AB0"/>
    <w:rsid w:val="00425EB3"/>
    <w:rsid w:val="004261B7"/>
    <w:rsid w:val="004275B9"/>
    <w:rsid w:val="004275CD"/>
    <w:rsid w:val="004305C0"/>
    <w:rsid w:val="004312DB"/>
    <w:rsid w:val="00431985"/>
    <w:rsid w:val="00431BA5"/>
    <w:rsid w:val="00431C56"/>
    <w:rsid w:val="004353EA"/>
    <w:rsid w:val="00435FC6"/>
    <w:rsid w:val="004368DD"/>
    <w:rsid w:val="00436D45"/>
    <w:rsid w:val="00436E86"/>
    <w:rsid w:val="0043797A"/>
    <w:rsid w:val="00442E0B"/>
    <w:rsid w:val="004440A1"/>
    <w:rsid w:val="00447425"/>
    <w:rsid w:val="0044757B"/>
    <w:rsid w:val="00447774"/>
    <w:rsid w:val="00447CF2"/>
    <w:rsid w:val="00452161"/>
    <w:rsid w:val="004522C1"/>
    <w:rsid w:val="00452D55"/>
    <w:rsid w:val="00453C67"/>
    <w:rsid w:val="00454FCC"/>
    <w:rsid w:val="00455F7C"/>
    <w:rsid w:val="004561F4"/>
    <w:rsid w:val="00456E3B"/>
    <w:rsid w:val="00460BAF"/>
    <w:rsid w:val="00460E4F"/>
    <w:rsid w:val="00461C7A"/>
    <w:rsid w:val="0046619F"/>
    <w:rsid w:val="0047260C"/>
    <w:rsid w:val="00472D19"/>
    <w:rsid w:val="00474D74"/>
    <w:rsid w:val="00475120"/>
    <w:rsid w:val="00476829"/>
    <w:rsid w:val="004770D2"/>
    <w:rsid w:val="004778E4"/>
    <w:rsid w:val="00481438"/>
    <w:rsid w:val="004846F6"/>
    <w:rsid w:val="004857C0"/>
    <w:rsid w:val="004864FA"/>
    <w:rsid w:val="00486A4F"/>
    <w:rsid w:val="00490D17"/>
    <w:rsid w:val="00491774"/>
    <w:rsid w:val="0049417E"/>
    <w:rsid w:val="00495D84"/>
    <w:rsid w:val="00496960"/>
    <w:rsid w:val="004975FE"/>
    <w:rsid w:val="004978EE"/>
    <w:rsid w:val="004A0129"/>
    <w:rsid w:val="004A0CEA"/>
    <w:rsid w:val="004A30A7"/>
    <w:rsid w:val="004A54AD"/>
    <w:rsid w:val="004A5AA2"/>
    <w:rsid w:val="004A6D74"/>
    <w:rsid w:val="004A76BD"/>
    <w:rsid w:val="004B068F"/>
    <w:rsid w:val="004B111F"/>
    <w:rsid w:val="004B2642"/>
    <w:rsid w:val="004B3E7C"/>
    <w:rsid w:val="004B453C"/>
    <w:rsid w:val="004B4EAF"/>
    <w:rsid w:val="004B4F7E"/>
    <w:rsid w:val="004B56AA"/>
    <w:rsid w:val="004B660D"/>
    <w:rsid w:val="004B66CE"/>
    <w:rsid w:val="004B7868"/>
    <w:rsid w:val="004C049A"/>
    <w:rsid w:val="004C14A9"/>
    <w:rsid w:val="004C28B9"/>
    <w:rsid w:val="004C41EA"/>
    <w:rsid w:val="004C5545"/>
    <w:rsid w:val="004C5C60"/>
    <w:rsid w:val="004C7012"/>
    <w:rsid w:val="004C769C"/>
    <w:rsid w:val="004D01FF"/>
    <w:rsid w:val="004D0C4F"/>
    <w:rsid w:val="004D19DA"/>
    <w:rsid w:val="004D285C"/>
    <w:rsid w:val="004D311B"/>
    <w:rsid w:val="004D3792"/>
    <w:rsid w:val="004D5042"/>
    <w:rsid w:val="004D5A85"/>
    <w:rsid w:val="004D6FA1"/>
    <w:rsid w:val="004D7057"/>
    <w:rsid w:val="004E0BC2"/>
    <w:rsid w:val="004E0CA9"/>
    <w:rsid w:val="004E1726"/>
    <w:rsid w:val="004E1A86"/>
    <w:rsid w:val="004E2775"/>
    <w:rsid w:val="004E359A"/>
    <w:rsid w:val="004E3777"/>
    <w:rsid w:val="004E3D78"/>
    <w:rsid w:val="004E6812"/>
    <w:rsid w:val="004E6F78"/>
    <w:rsid w:val="004E6FF9"/>
    <w:rsid w:val="004E7CEC"/>
    <w:rsid w:val="004F1EC4"/>
    <w:rsid w:val="004F2C17"/>
    <w:rsid w:val="004F2E00"/>
    <w:rsid w:val="004F3649"/>
    <w:rsid w:val="004F3C6B"/>
    <w:rsid w:val="004F4207"/>
    <w:rsid w:val="004F54EB"/>
    <w:rsid w:val="004F6B76"/>
    <w:rsid w:val="004F7C59"/>
    <w:rsid w:val="005013D8"/>
    <w:rsid w:val="00503013"/>
    <w:rsid w:val="005045D7"/>
    <w:rsid w:val="00504924"/>
    <w:rsid w:val="00506C71"/>
    <w:rsid w:val="00506E9B"/>
    <w:rsid w:val="0050745A"/>
    <w:rsid w:val="00507E82"/>
    <w:rsid w:val="0051106C"/>
    <w:rsid w:val="0051128A"/>
    <w:rsid w:val="00513331"/>
    <w:rsid w:val="0051374E"/>
    <w:rsid w:val="00514D1A"/>
    <w:rsid w:val="00515F87"/>
    <w:rsid w:val="0051688C"/>
    <w:rsid w:val="005206A5"/>
    <w:rsid w:val="00520CC9"/>
    <w:rsid w:val="00520EE8"/>
    <w:rsid w:val="00522D3A"/>
    <w:rsid w:val="0052339B"/>
    <w:rsid w:val="00524645"/>
    <w:rsid w:val="00524B51"/>
    <w:rsid w:val="00525C3F"/>
    <w:rsid w:val="00527234"/>
    <w:rsid w:val="00532825"/>
    <w:rsid w:val="005337EB"/>
    <w:rsid w:val="005347AC"/>
    <w:rsid w:val="00535036"/>
    <w:rsid w:val="00536A1E"/>
    <w:rsid w:val="005402F5"/>
    <w:rsid w:val="0054037F"/>
    <w:rsid w:val="005407CA"/>
    <w:rsid w:val="00541C7B"/>
    <w:rsid w:val="005424EB"/>
    <w:rsid w:val="00543770"/>
    <w:rsid w:val="00544389"/>
    <w:rsid w:val="00547EC4"/>
    <w:rsid w:val="005506F4"/>
    <w:rsid w:val="00550C52"/>
    <w:rsid w:val="00551B2A"/>
    <w:rsid w:val="00551F23"/>
    <w:rsid w:val="0055222D"/>
    <w:rsid w:val="00553C57"/>
    <w:rsid w:val="00553D4A"/>
    <w:rsid w:val="00553D89"/>
    <w:rsid w:val="0055413B"/>
    <w:rsid w:val="005541B0"/>
    <w:rsid w:val="00554B69"/>
    <w:rsid w:val="00554CBA"/>
    <w:rsid w:val="00556F86"/>
    <w:rsid w:val="005570B6"/>
    <w:rsid w:val="00557EC6"/>
    <w:rsid w:val="005605AE"/>
    <w:rsid w:val="00560BE8"/>
    <w:rsid w:val="005612AD"/>
    <w:rsid w:val="0056574D"/>
    <w:rsid w:val="005675FF"/>
    <w:rsid w:val="005678DD"/>
    <w:rsid w:val="00567EA3"/>
    <w:rsid w:val="00570252"/>
    <w:rsid w:val="0057029C"/>
    <w:rsid w:val="00570CD7"/>
    <w:rsid w:val="00570D08"/>
    <w:rsid w:val="00571E28"/>
    <w:rsid w:val="005720BF"/>
    <w:rsid w:val="00573ED2"/>
    <w:rsid w:val="0057463A"/>
    <w:rsid w:val="00574A54"/>
    <w:rsid w:val="0057558E"/>
    <w:rsid w:val="005755C8"/>
    <w:rsid w:val="00575A05"/>
    <w:rsid w:val="005772DD"/>
    <w:rsid w:val="00577437"/>
    <w:rsid w:val="005831BF"/>
    <w:rsid w:val="005831C5"/>
    <w:rsid w:val="00583C4B"/>
    <w:rsid w:val="0058471F"/>
    <w:rsid w:val="005847A8"/>
    <w:rsid w:val="00585780"/>
    <w:rsid w:val="00585B40"/>
    <w:rsid w:val="00585EF2"/>
    <w:rsid w:val="005865CC"/>
    <w:rsid w:val="00587A4D"/>
    <w:rsid w:val="00587B81"/>
    <w:rsid w:val="00591C16"/>
    <w:rsid w:val="00591CB6"/>
    <w:rsid w:val="0059276A"/>
    <w:rsid w:val="00592B3E"/>
    <w:rsid w:val="005933C9"/>
    <w:rsid w:val="00594107"/>
    <w:rsid w:val="00595E9C"/>
    <w:rsid w:val="005965F0"/>
    <w:rsid w:val="00597190"/>
    <w:rsid w:val="005977EC"/>
    <w:rsid w:val="005A1634"/>
    <w:rsid w:val="005A1FCB"/>
    <w:rsid w:val="005A5B59"/>
    <w:rsid w:val="005A5F61"/>
    <w:rsid w:val="005A76A0"/>
    <w:rsid w:val="005B035D"/>
    <w:rsid w:val="005B3B5C"/>
    <w:rsid w:val="005B3FD0"/>
    <w:rsid w:val="005B4B97"/>
    <w:rsid w:val="005B596B"/>
    <w:rsid w:val="005B5FD1"/>
    <w:rsid w:val="005B5FF0"/>
    <w:rsid w:val="005C1E94"/>
    <w:rsid w:val="005C5BD7"/>
    <w:rsid w:val="005C618C"/>
    <w:rsid w:val="005D042A"/>
    <w:rsid w:val="005D1615"/>
    <w:rsid w:val="005D2670"/>
    <w:rsid w:val="005D2B71"/>
    <w:rsid w:val="005D3293"/>
    <w:rsid w:val="005D3DD8"/>
    <w:rsid w:val="005E09BF"/>
    <w:rsid w:val="005E2E8E"/>
    <w:rsid w:val="005E33AF"/>
    <w:rsid w:val="005E3485"/>
    <w:rsid w:val="005E454D"/>
    <w:rsid w:val="005E4A05"/>
    <w:rsid w:val="005E5091"/>
    <w:rsid w:val="005E5D91"/>
    <w:rsid w:val="005E642A"/>
    <w:rsid w:val="005E673A"/>
    <w:rsid w:val="005E6D09"/>
    <w:rsid w:val="005F08F8"/>
    <w:rsid w:val="005F0D7E"/>
    <w:rsid w:val="005F1266"/>
    <w:rsid w:val="005F19E2"/>
    <w:rsid w:val="005F1E5B"/>
    <w:rsid w:val="005F6792"/>
    <w:rsid w:val="006012EB"/>
    <w:rsid w:val="00601985"/>
    <w:rsid w:val="00601EBA"/>
    <w:rsid w:val="006033F1"/>
    <w:rsid w:val="006054F0"/>
    <w:rsid w:val="006055B0"/>
    <w:rsid w:val="006058C4"/>
    <w:rsid w:val="00605CF0"/>
    <w:rsid w:val="006064C8"/>
    <w:rsid w:val="00607D83"/>
    <w:rsid w:val="00611AA0"/>
    <w:rsid w:val="006121EF"/>
    <w:rsid w:val="006123F1"/>
    <w:rsid w:val="00613428"/>
    <w:rsid w:val="00613E97"/>
    <w:rsid w:val="006144E9"/>
    <w:rsid w:val="00614863"/>
    <w:rsid w:val="00614888"/>
    <w:rsid w:val="00615147"/>
    <w:rsid w:val="00615777"/>
    <w:rsid w:val="00616009"/>
    <w:rsid w:val="006168B4"/>
    <w:rsid w:val="00616993"/>
    <w:rsid w:val="006174FD"/>
    <w:rsid w:val="00617BF1"/>
    <w:rsid w:val="00617F8F"/>
    <w:rsid w:val="00620B7E"/>
    <w:rsid w:val="00621351"/>
    <w:rsid w:val="00621BB4"/>
    <w:rsid w:val="00622AAE"/>
    <w:rsid w:val="00622BD1"/>
    <w:rsid w:val="00622CFF"/>
    <w:rsid w:val="00624312"/>
    <w:rsid w:val="006248D4"/>
    <w:rsid w:val="0062532B"/>
    <w:rsid w:val="00626475"/>
    <w:rsid w:val="0062701C"/>
    <w:rsid w:val="00630277"/>
    <w:rsid w:val="006306D3"/>
    <w:rsid w:val="00630F46"/>
    <w:rsid w:val="00632278"/>
    <w:rsid w:val="00633F32"/>
    <w:rsid w:val="0063496F"/>
    <w:rsid w:val="00635B05"/>
    <w:rsid w:val="00641D97"/>
    <w:rsid w:val="00642222"/>
    <w:rsid w:val="00643FA6"/>
    <w:rsid w:val="00643FB1"/>
    <w:rsid w:val="0064488E"/>
    <w:rsid w:val="00644AC5"/>
    <w:rsid w:val="00650773"/>
    <w:rsid w:val="006535EF"/>
    <w:rsid w:val="00653F03"/>
    <w:rsid w:val="006546A6"/>
    <w:rsid w:val="0065556A"/>
    <w:rsid w:val="00660356"/>
    <w:rsid w:val="006603B3"/>
    <w:rsid w:val="00660AE4"/>
    <w:rsid w:val="006621FE"/>
    <w:rsid w:val="0066578A"/>
    <w:rsid w:val="00665D5C"/>
    <w:rsid w:val="00667245"/>
    <w:rsid w:val="00667B58"/>
    <w:rsid w:val="00667EC9"/>
    <w:rsid w:val="00672AD1"/>
    <w:rsid w:val="00674078"/>
    <w:rsid w:val="00675858"/>
    <w:rsid w:val="006758BD"/>
    <w:rsid w:val="00675ACB"/>
    <w:rsid w:val="00675C36"/>
    <w:rsid w:val="006762B5"/>
    <w:rsid w:val="00676C50"/>
    <w:rsid w:val="00677204"/>
    <w:rsid w:val="00681261"/>
    <w:rsid w:val="00681F98"/>
    <w:rsid w:val="00685718"/>
    <w:rsid w:val="00690376"/>
    <w:rsid w:val="0069127E"/>
    <w:rsid w:val="006914FA"/>
    <w:rsid w:val="00694564"/>
    <w:rsid w:val="006955E6"/>
    <w:rsid w:val="006A0053"/>
    <w:rsid w:val="006A1B31"/>
    <w:rsid w:val="006A308B"/>
    <w:rsid w:val="006A3495"/>
    <w:rsid w:val="006A54B6"/>
    <w:rsid w:val="006A6417"/>
    <w:rsid w:val="006A7143"/>
    <w:rsid w:val="006A7C81"/>
    <w:rsid w:val="006B0047"/>
    <w:rsid w:val="006B02A4"/>
    <w:rsid w:val="006B2B07"/>
    <w:rsid w:val="006B2FCF"/>
    <w:rsid w:val="006B424F"/>
    <w:rsid w:val="006B5E38"/>
    <w:rsid w:val="006B6E38"/>
    <w:rsid w:val="006B6F4B"/>
    <w:rsid w:val="006B754B"/>
    <w:rsid w:val="006B7FD9"/>
    <w:rsid w:val="006C01FC"/>
    <w:rsid w:val="006C2CAC"/>
    <w:rsid w:val="006C364D"/>
    <w:rsid w:val="006C4CD2"/>
    <w:rsid w:val="006C5D6B"/>
    <w:rsid w:val="006C7594"/>
    <w:rsid w:val="006C7FD5"/>
    <w:rsid w:val="006D0A3E"/>
    <w:rsid w:val="006D109C"/>
    <w:rsid w:val="006D163D"/>
    <w:rsid w:val="006D370E"/>
    <w:rsid w:val="006D577F"/>
    <w:rsid w:val="006D7432"/>
    <w:rsid w:val="006D7AD8"/>
    <w:rsid w:val="006D7AF9"/>
    <w:rsid w:val="006D7CAB"/>
    <w:rsid w:val="006E129E"/>
    <w:rsid w:val="006E1BBA"/>
    <w:rsid w:val="006E2114"/>
    <w:rsid w:val="006E3965"/>
    <w:rsid w:val="006E3F7B"/>
    <w:rsid w:val="006E59C9"/>
    <w:rsid w:val="006E6745"/>
    <w:rsid w:val="006E6A1B"/>
    <w:rsid w:val="006F0787"/>
    <w:rsid w:val="006F25A1"/>
    <w:rsid w:val="006F3FB2"/>
    <w:rsid w:val="006F64F0"/>
    <w:rsid w:val="006F7B06"/>
    <w:rsid w:val="00700869"/>
    <w:rsid w:val="00701112"/>
    <w:rsid w:val="00701FE8"/>
    <w:rsid w:val="00702054"/>
    <w:rsid w:val="007030EC"/>
    <w:rsid w:val="007030F4"/>
    <w:rsid w:val="007035FE"/>
    <w:rsid w:val="00703DED"/>
    <w:rsid w:val="00704846"/>
    <w:rsid w:val="00704EE5"/>
    <w:rsid w:val="00704F4A"/>
    <w:rsid w:val="00705677"/>
    <w:rsid w:val="007057AF"/>
    <w:rsid w:val="00706A87"/>
    <w:rsid w:val="007070EC"/>
    <w:rsid w:val="00707221"/>
    <w:rsid w:val="007072B3"/>
    <w:rsid w:val="00707811"/>
    <w:rsid w:val="00710078"/>
    <w:rsid w:val="00710E96"/>
    <w:rsid w:val="00712664"/>
    <w:rsid w:val="0071332F"/>
    <w:rsid w:val="00713F91"/>
    <w:rsid w:val="00713F92"/>
    <w:rsid w:val="00714B55"/>
    <w:rsid w:val="00714BD4"/>
    <w:rsid w:val="00714CC6"/>
    <w:rsid w:val="007154D1"/>
    <w:rsid w:val="007155A7"/>
    <w:rsid w:val="00715D63"/>
    <w:rsid w:val="00715E34"/>
    <w:rsid w:val="0071C389"/>
    <w:rsid w:val="00720BF5"/>
    <w:rsid w:val="00721F29"/>
    <w:rsid w:val="00723467"/>
    <w:rsid w:val="00725219"/>
    <w:rsid w:val="00725362"/>
    <w:rsid w:val="00725BB2"/>
    <w:rsid w:val="00726923"/>
    <w:rsid w:val="00726A86"/>
    <w:rsid w:val="0072736A"/>
    <w:rsid w:val="00727592"/>
    <w:rsid w:val="007275C4"/>
    <w:rsid w:val="00730ADD"/>
    <w:rsid w:val="00730C03"/>
    <w:rsid w:val="00730C6E"/>
    <w:rsid w:val="007329CB"/>
    <w:rsid w:val="00733E6F"/>
    <w:rsid w:val="0073438C"/>
    <w:rsid w:val="00734E1E"/>
    <w:rsid w:val="00736A19"/>
    <w:rsid w:val="00737838"/>
    <w:rsid w:val="00741935"/>
    <w:rsid w:val="00743AFC"/>
    <w:rsid w:val="00745D73"/>
    <w:rsid w:val="00746F9C"/>
    <w:rsid w:val="0075031A"/>
    <w:rsid w:val="00752244"/>
    <w:rsid w:val="0075396C"/>
    <w:rsid w:val="007539ED"/>
    <w:rsid w:val="00753BA3"/>
    <w:rsid w:val="00754D7C"/>
    <w:rsid w:val="0075772F"/>
    <w:rsid w:val="00762502"/>
    <w:rsid w:val="007647D8"/>
    <w:rsid w:val="007648A4"/>
    <w:rsid w:val="00767CAE"/>
    <w:rsid w:val="0076D67C"/>
    <w:rsid w:val="007710E1"/>
    <w:rsid w:val="007711C5"/>
    <w:rsid w:val="00771D36"/>
    <w:rsid w:val="0077287F"/>
    <w:rsid w:val="00775062"/>
    <w:rsid w:val="0077559D"/>
    <w:rsid w:val="00777318"/>
    <w:rsid w:val="00780795"/>
    <w:rsid w:val="0078130D"/>
    <w:rsid w:val="00782ACF"/>
    <w:rsid w:val="00784761"/>
    <w:rsid w:val="007847D2"/>
    <w:rsid w:val="00784C44"/>
    <w:rsid w:val="00785719"/>
    <w:rsid w:val="007858CB"/>
    <w:rsid w:val="007859FA"/>
    <w:rsid w:val="00786075"/>
    <w:rsid w:val="00786F64"/>
    <w:rsid w:val="007873AB"/>
    <w:rsid w:val="00787429"/>
    <w:rsid w:val="007874E7"/>
    <w:rsid w:val="00791D2A"/>
    <w:rsid w:val="00792F43"/>
    <w:rsid w:val="00792F6D"/>
    <w:rsid w:val="00792F70"/>
    <w:rsid w:val="00793663"/>
    <w:rsid w:val="0079474D"/>
    <w:rsid w:val="00794F98"/>
    <w:rsid w:val="00797D0B"/>
    <w:rsid w:val="007A0069"/>
    <w:rsid w:val="007A013B"/>
    <w:rsid w:val="007A0DA1"/>
    <w:rsid w:val="007A3B66"/>
    <w:rsid w:val="007B00BF"/>
    <w:rsid w:val="007B3FA7"/>
    <w:rsid w:val="007B4425"/>
    <w:rsid w:val="007B4FD3"/>
    <w:rsid w:val="007B56D4"/>
    <w:rsid w:val="007C11AA"/>
    <w:rsid w:val="007C12B2"/>
    <w:rsid w:val="007C2615"/>
    <w:rsid w:val="007C4948"/>
    <w:rsid w:val="007C5BCD"/>
    <w:rsid w:val="007C7C95"/>
    <w:rsid w:val="007D0E54"/>
    <w:rsid w:val="007D1584"/>
    <w:rsid w:val="007D21DC"/>
    <w:rsid w:val="007D45E7"/>
    <w:rsid w:val="007D520F"/>
    <w:rsid w:val="007D72B1"/>
    <w:rsid w:val="007D7826"/>
    <w:rsid w:val="007E28A5"/>
    <w:rsid w:val="007E48C3"/>
    <w:rsid w:val="007E49EB"/>
    <w:rsid w:val="007E5C3C"/>
    <w:rsid w:val="007E69B9"/>
    <w:rsid w:val="007E70C2"/>
    <w:rsid w:val="007F13D9"/>
    <w:rsid w:val="007F1805"/>
    <w:rsid w:val="007F1D70"/>
    <w:rsid w:val="007F3076"/>
    <w:rsid w:val="007F3E75"/>
    <w:rsid w:val="007F47F5"/>
    <w:rsid w:val="007F62CF"/>
    <w:rsid w:val="007F673A"/>
    <w:rsid w:val="007F6760"/>
    <w:rsid w:val="007F6BCF"/>
    <w:rsid w:val="007F7005"/>
    <w:rsid w:val="00800495"/>
    <w:rsid w:val="008010C0"/>
    <w:rsid w:val="00802D72"/>
    <w:rsid w:val="0080350A"/>
    <w:rsid w:val="00804258"/>
    <w:rsid w:val="008052BE"/>
    <w:rsid w:val="00806158"/>
    <w:rsid w:val="00806966"/>
    <w:rsid w:val="00807F05"/>
    <w:rsid w:val="00810140"/>
    <w:rsid w:val="00813062"/>
    <w:rsid w:val="00813C1B"/>
    <w:rsid w:val="0081431F"/>
    <w:rsid w:val="0081453D"/>
    <w:rsid w:val="00814CB4"/>
    <w:rsid w:val="008157EA"/>
    <w:rsid w:val="00815A0C"/>
    <w:rsid w:val="00815BAC"/>
    <w:rsid w:val="00817A4B"/>
    <w:rsid w:val="00820A2F"/>
    <w:rsid w:val="00821CD5"/>
    <w:rsid w:val="008221F4"/>
    <w:rsid w:val="008240FE"/>
    <w:rsid w:val="00824AE2"/>
    <w:rsid w:val="00824B9B"/>
    <w:rsid w:val="00824ED5"/>
    <w:rsid w:val="00826B8A"/>
    <w:rsid w:val="00827B95"/>
    <w:rsid w:val="00830551"/>
    <w:rsid w:val="008305F1"/>
    <w:rsid w:val="00831F30"/>
    <w:rsid w:val="0083292A"/>
    <w:rsid w:val="008334D8"/>
    <w:rsid w:val="008370D3"/>
    <w:rsid w:val="008374C2"/>
    <w:rsid w:val="0083793C"/>
    <w:rsid w:val="0084143A"/>
    <w:rsid w:val="0084387F"/>
    <w:rsid w:val="008451C6"/>
    <w:rsid w:val="008453D7"/>
    <w:rsid w:val="008458DD"/>
    <w:rsid w:val="00845909"/>
    <w:rsid w:val="008460FB"/>
    <w:rsid w:val="00846E1E"/>
    <w:rsid w:val="0084797D"/>
    <w:rsid w:val="00850C0F"/>
    <w:rsid w:val="00851B3D"/>
    <w:rsid w:val="00852DD5"/>
    <w:rsid w:val="008533E5"/>
    <w:rsid w:val="00853632"/>
    <w:rsid w:val="00856529"/>
    <w:rsid w:val="00856722"/>
    <w:rsid w:val="008567B3"/>
    <w:rsid w:val="00856BEA"/>
    <w:rsid w:val="00856E5D"/>
    <w:rsid w:val="00857739"/>
    <w:rsid w:val="00861119"/>
    <w:rsid w:val="00862F7C"/>
    <w:rsid w:val="008674EA"/>
    <w:rsid w:val="00870AC0"/>
    <w:rsid w:val="00870B59"/>
    <w:rsid w:val="00870F7A"/>
    <w:rsid w:val="00872036"/>
    <w:rsid w:val="0087243D"/>
    <w:rsid w:val="0087406A"/>
    <w:rsid w:val="0087446C"/>
    <w:rsid w:val="00874C74"/>
    <w:rsid w:val="008760C9"/>
    <w:rsid w:val="00877312"/>
    <w:rsid w:val="00877754"/>
    <w:rsid w:val="0087788D"/>
    <w:rsid w:val="00877E35"/>
    <w:rsid w:val="00880120"/>
    <w:rsid w:val="00880DD5"/>
    <w:rsid w:val="00881793"/>
    <w:rsid w:val="00881AA7"/>
    <w:rsid w:val="00882258"/>
    <w:rsid w:val="00882D64"/>
    <w:rsid w:val="008842E4"/>
    <w:rsid w:val="00886588"/>
    <w:rsid w:val="00887851"/>
    <w:rsid w:val="00887D5A"/>
    <w:rsid w:val="00890951"/>
    <w:rsid w:val="00890D15"/>
    <w:rsid w:val="00890F48"/>
    <w:rsid w:val="0089140E"/>
    <w:rsid w:val="00891EDE"/>
    <w:rsid w:val="00893AD4"/>
    <w:rsid w:val="00895153"/>
    <w:rsid w:val="00895895"/>
    <w:rsid w:val="00895CE5"/>
    <w:rsid w:val="008964A1"/>
    <w:rsid w:val="00896C99"/>
    <w:rsid w:val="008A0156"/>
    <w:rsid w:val="008A0486"/>
    <w:rsid w:val="008A09D5"/>
    <w:rsid w:val="008A10E8"/>
    <w:rsid w:val="008A1F21"/>
    <w:rsid w:val="008A4C43"/>
    <w:rsid w:val="008A4F3F"/>
    <w:rsid w:val="008A55AA"/>
    <w:rsid w:val="008A616F"/>
    <w:rsid w:val="008A68EC"/>
    <w:rsid w:val="008A7945"/>
    <w:rsid w:val="008A7C83"/>
    <w:rsid w:val="008B2750"/>
    <w:rsid w:val="008B4799"/>
    <w:rsid w:val="008B49C1"/>
    <w:rsid w:val="008B4B15"/>
    <w:rsid w:val="008B5678"/>
    <w:rsid w:val="008B5FB9"/>
    <w:rsid w:val="008B6898"/>
    <w:rsid w:val="008B756F"/>
    <w:rsid w:val="008C0F0E"/>
    <w:rsid w:val="008C262D"/>
    <w:rsid w:val="008C29E6"/>
    <w:rsid w:val="008C3A7D"/>
    <w:rsid w:val="008C40CA"/>
    <w:rsid w:val="008C6A9C"/>
    <w:rsid w:val="008C7275"/>
    <w:rsid w:val="008C77DB"/>
    <w:rsid w:val="008C7A8A"/>
    <w:rsid w:val="008D0F95"/>
    <w:rsid w:val="008D1A42"/>
    <w:rsid w:val="008D1BE2"/>
    <w:rsid w:val="008D3A7F"/>
    <w:rsid w:val="008D63DC"/>
    <w:rsid w:val="008D6A42"/>
    <w:rsid w:val="008D793C"/>
    <w:rsid w:val="008E0ADF"/>
    <w:rsid w:val="008E2B5E"/>
    <w:rsid w:val="008E2D3A"/>
    <w:rsid w:val="008E39E2"/>
    <w:rsid w:val="008E3B9C"/>
    <w:rsid w:val="008E423A"/>
    <w:rsid w:val="008E4FDE"/>
    <w:rsid w:val="008E6398"/>
    <w:rsid w:val="008E7680"/>
    <w:rsid w:val="008E7DD6"/>
    <w:rsid w:val="008F1F8E"/>
    <w:rsid w:val="008F2949"/>
    <w:rsid w:val="008F38C3"/>
    <w:rsid w:val="008F4B07"/>
    <w:rsid w:val="008F4F2B"/>
    <w:rsid w:val="008F5794"/>
    <w:rsid w:val="008F6848"/>
    <w:rsid w:val="008F76F0"/>
    <w:rsid w:val="00901B20"/>
    <w:rsid w:val="00901BDA"/>
    <w:rsid w:val="009036ED"/>
    <w:rsid w:val="0090446F"/>
    <w:rsid w:val="0090455A"/>
    <w:rsid w:val="00904B85"/>
    <w:rsid w:val="009051C4"/>
    <w:rsid w:val="00905252"/>
    <w:rsid w:val="00905325"/>
    <w:rsid w:val="00905471"/>
    <w:rsid w:val="00907691"/>
    <w:rsid w:val="00907948"/>
    <w:rsid w:val="00907D83"/>
    <w:rsid w:val="009128BE"/>
    <w:rsid w:val="00912C00"/>
    <w:rsid w:val="00913148"/>
    <w:rsid w:val="009145A6"/>
    <w:rsid w:val="00915084"/>
    <w:rsid w:val="00916077"/>
    <w:rsid w:val="0091694C"/>
    <w:rsid w:val="00916DAF"/>
    <w:rsid w:val="0092105C"/>
    <w:rsid w:val="0092113E"/>
    <w:rsid w:val="00921336"/>
    <w:rsid w:val="00922B07"/>
    <w:rsid w:val="0092343A"/>
    <w:rsid w:val="00923B05"/>
    <w:rsid w:val="0092486B"/>
    <w:rsid w:val="009250B2"/>
    <w:rsid w:val="009274E7"/>
    <w:rsid w:val="0093163C"/>
    <w:rsid w:val="00931C2D"/>
    <w:rsid w:val="00933309"/>
    <w:rsid w:val="009334DD"/>
    <w:rsid w:val="009351F9"/>
    <w:rsid w:val="00935918"/>
    <w:rsid w:val="00937C4B"/>
    <w:rsid w:val="00937D0A"/>
    <w:rsid w:val="00940E5F"/>
    <w:rsid w:val="00941259"/>
    <w:rsid w:val="00941497"/>
    <w:rsid w:val="00942515"/>
    <w:rsid w:val="00942F40"/>
    <w:rsid w:val="00943951"/>
    <w:rsid w:val="00944189"/>
    <w:rsid w:val="00944F82"/>
    <w:rsid w:val="009477B3"/>
    <w:rsid w:val="0094780C"/>
    <w:rsid w:val="00951415"/>
    <w:rsid w:val="00952B36"/>
    <w:rsid w:val="009532A2"/>
    <w:rsid w:val="00957208"/>
    <w:rsid w:val="0096003C"/>
    <w:rsid w:val="009609F5"/>
    <w:rsid w:val="00960BB9"/>
    <w:rsid w:val="00961A81"/>
    <w:rsid w:val="00965B28"/>
    <w:rsid w:val="00965E89"/>
    <w:rsid w:val="00966545"/>
    <w:rsid w:val="00967B91"/>
    <w:rsid w:val="009710C7"/>
    <w:rsid w:val="009713AE"/>
    <w:rsid w:val="00971AB1"/>
    <w:rsid w:val="009721D2"/>
    <w:rsid w:val="00972E96"/>
    <w:rsid w:val="009743F7"/>
    <w:rsid w:val="00975174"/>
    <w:rsid w:val="00975F14"/>
    <w:rsid w:val="009772C1"/>
    <w:rsid w:val="00977CA9"/>
    <w:rsid w:val="009802E5"/>
    <w:rsid w:val="00980683"/>
    <w:rsid w:val="009812D1"/>
    <w:rsid w:val="009836FB"/>
    <w:rsid w:val="009850EB"/>
    <w:rsid w:val="00985703"/>
    <w:rsid w:val="00986098"/>
    <w:rsid w:val="009865F0"/>
    <w:rsid w:val="009915A5"/>
    <w:rsid w:val="00992C4C"/>
    <w:rsid w:val="00995022"/>
    <w:rsid w:val="009957F4"/>
    <w:rsid w:val="0099582E"/>
    <w:rsid w:val="009959D6"/>
    <w:rsid w:val="00996065"/>
    <w:rsid w:val="00996329"/>
    <w:rsid w:val="00996AD3"/>
    <w:rsid w:val="00996D5A"/>
    <w:rsid w:val="009A1A25"/>
    <w:rsid w:val="009A3E55"/>
    <w:rsid w:val="009A47AA"/>
    <w:rsid w:val="009A4DAE"/>
    <w:rsid w:val="009A604D"/>
    <w:rsid w:val="009A6155"/>
    <w:rsid w:val="009A7913"/>
    <w:rsid w:val="009B0C5B"/>
    <w:rsid w:val="009B1104"/>
    <w:rsid w:val="009B610D"/>
    <w:rsid w:val="009B6F4D"/>
    <w:rsid w:val="009B709F"/>
    <w:rsid w:val="009B7532"/>
    <w:rsid w:val="009B7F85"/>
    <w:rsid w:val="009C0235"/>
    <w:rsid w:val="009C1249"/>
    <w:rsid w:val="009C1B85"/>
    <w:rsid w:val="009C1F11"/>
    <w:rsid w:val="009C1F2D"/>
    <w:rsid w:val="009C2849"/>
    <w:rsid w:val="009C29E2"/>
    <w:rsid w:val="009C2EA8"/>
    <w:rsid w:val="009C2F2F"/>
    <w:rsid w:val="009C4B45"/>
    <w:rsid w:val="009C633C"/>
    <w:rsid w:val="009C6999"/>
    <w:rsid w:val="009C786F"/>
    <w:rsid w:val="009C7D42"/>
    <w:rsid w:val="009C7FAC"/>
    <w:rsid w:val="009D1E27"/>
    <w:rsid w:val="009D5314"/>
    <w:rsid w:val="009E1396"/>
    <w:rsid w:val="009E2313"/>
    <w:rsid w:val="009E2B99"/>
    <w:rsid w:val="009E2D8E"/>
    <w:rsid w:val="009E4989"/>
    <w:rsid w:val="009E514C"/>
    <w:rsid w:val="009E5890"/>
    <w:rsid w:val="009E63CC"/>
    <w:rsid w:val="009F1167"/>
    <w:rsid w:val="009F1E47"/>
    <w:rsid w:val="009F2838"/>
    <w:rsid w:val="009F4652"/>
    <w:rsid w:val="009F4846"/>
    <w:rsid w:val="009F64EC"/>
    <w:rsid w:val="009F6B3D"/>
    <w:rsid w:val="009F7D86"/>
    <w:rsid w:val="00A002BE"/>
    <w:rsid w:val="00A00386"/>
    <w:rsid w:val="00A00FE5"/>
    <w:rsid w:val="00A02296"/>
    <w:rsid w:val="00A0278C"/>
    <w:rsid w:val="00A02C4C"/>
    <w:rsid w:val="00A03172"/>
    <w:rsid w:val="00A03607"/>
    <w:rsid w:val="00A038D7"/>
    <w:rsid w:val="00A03B25"/>
    <w:rsid w:val="00A054DE"/>
    <w:rsid w:val="00A10485"/>
    <w:rsid w:val="00A105B2"/>
    <w:rsid w:val="00A109CF"/>
    <w:rsid w:val="00A11645"/>
    <w:rsid w:val="00A11BCB"/>
    <w:rsid w:val="00A12C26"/>
    <w:rsid w:val="00A13CEA"/>
    <w:rsid w:val="00A19836"/>
    <w:rsid w:val="00A20F9F"/>
    <w:rsid w:val="00A2106C"/>
    <w:rsid w:val="00A21216"/>
    <w:rsid w:val="00A218BF"/>
    <w:rsid w:val="00A2395A"/>
    <w:rsid w:val="00A23AB5"/>
    <w:rsid w:val="00A27251"/>
    <w:rsid w:val="00A307D7"/>
    <w:rsid w:val="00A30C31"/>
    <w:rsid w:val="00A32E8E"/>
    <w:rsid w:val="00A33121"/>
    <w:rsid w:val="00A331BE"/>
    <w:rsid w:val="00A33582"/>
    <w:rsid w:val="00A34E40"/>
    <w:rsid w:val="00A35778"/>
    <w:rsid w:val="00A36E6C"/>
    <w:rsid w:val="00A37961"/>
    <w:rsid w:val="00A40122"/>
    <w:rsid w:val="00A40507"/>
    <w:rsid w:val="00A40B96"/>
    <w:rsid w:val="00A4242F"/>
    <w:rsid w:val="00A432ED"/>
    <w:rsid w:val="00A43B92"/>
    <w:rsid w:val="00A45014"/>
    <w:rsid w:val="00A45259"/>
    <w:rsid w:val="00A46F8F"/>
    <w:rsid w:val="00A473E7"/>
    <w:rsid w:val="00A5076D"/>
    <w:rsid w:val="00A50C76"/>
    <w:rsid w:val="00A51729"/>
    <w:rsid w:val="00A523E2"/>
    <w:rsid w:val="00A54FF1"/>
    <w:rsid w:val="00A57B70"/>
    <w:rsid w:val="00A605EE"/>
    <w:rsid w:val="00A61E48"/>
    <w:rsid w:val="00A6286B"/>
    <w:rsid w:val="00A63062"/>
    <w:rsid w:val="00A6320A"/>
    <w:rsid w:val="00A633F0"/>
    <w:rsid w:val="00A6464C"/>
    <w:rsid w:val="00A64ED0"/>
    <w:rsid w:val="00A660A4"/>
    <w:rsid w:val="00A67844"/>
    <w:rsid w:val="00A708B1"/>
    <w:rsid w:val="00A7138C"/>
    <w:rsid w:val="00A71D6B"/>
    <w:rsid w:val="00A72411"/>
    <w:rsid w:val="00A72A8F"/>
    <w:rsid w:val="00A7587E"/>
    <w:rsid w:val="00A767CE"/>
    <w:rsid w:val="00A777B5"/>
    <w:rsid w:val="00A777BE"/>
    <w:rsid w:val="00A809EC"/>
    <w:rsid w:val="00A80BC0"/>
    <w:rsid w:val="00A80D94"/>
    <w:rsid w:val="00A81566"/>
    <w:rsid w:val="00A8174E"/>
    <w:rsid w:val="00A81F84"/>
    <w:rsid w:val="00A824FE"/>
    <w:rsid w:val="00A8345A"/>
    <w:rsid w:val="00A8350B"/>
    <w:rsid w:val="00A83EFF"/>
    <w:rsid w:val="00A84132"/>
    <w:rsid w:val="00A84350"/>
    <w:rsid w:val="00A8585C"/>
    <w:rsid w:val="00A85929"/>
    <w:rsid w:val="00A86A7B"/>
    <w:rsid w:val="00A87A32"/>
    <w:rsid w:val="00A87EDF"/>
    <w:rsid w:val="00A907A8"/>
    <w:rsid w:val="00A90938"/>
    <w:rsid w:val="00A9288D"/>
    <w:rsid w:val="00A93BAA"/>
    <w:rsid w:val="00A941D4"/>
    <w:rsid w:val="00A960CD"/>
    <w:rsid w:val="00A96F30"/>
    <w:rsid w:val="00A973CE"/>
    <w:rsid w:val="00A97DEE"/>
    <w:rsid w:val="00AA301A"/>
    <w:rsid w:val="00AA3CD2"/>
    <w:rsid w:val="00AA6AF1"/>
    <w:rsid w:val="00AA7310"/>
    <w:rsid w:val="00AA7356"/>
    <w:rsid w:val="00AA7B9B"/>
    <w:rsid w:val="00AB01B7"/>
    <w:rsid w:val="00AB02CB"/>
    <w:rsid w:val="00AB082C"/>
    <w:rsid w:val="00AB2204"/>
    <w:rsid w:val="00AB23CD"/>
    <w:rsid w:val="00AB2D3B"/>
    <w:rsid w:val="00AB37DE"/>
    <w:rsid w:val="00AB3A5B"/>
    <w:rsid w:val="00AB7A87"/>
    <w:rsid w:val="00AC03CC"/>
    <w:rsid w:val="00AC0DD4"/>
    <w:rsid w:val="00AC0F89"/>
    <w:rsid w:val="00AC13F7"/>
    <w:rsid w:val="00AC3106"/>
    <w:rsid w:val="00AC572D"/>
    <w:rsid w:val="00AC62FE"/>
    <w:rsid w:val="00AC638E"/>
    <w:rsid w:val="00AC7558"/>
    <w:rsid w:val="00AC7E17"/>
    <w:rsid w:val="00AD11FE"/>
    <w:rsid w:val="00AD129A"/>
    <w:rsid w:val="00AD22AD"/>
    <w:rsid w:val="00AD2474"/>
    <w:rsid w:val="00AD3BBE"/>
    <w:rsid w:val="00AD3D97"/>
    <w:rsid w:val="00AD41FE"/>
    <w:rsid w:val="00AD4E11"/>
    <w:rsid w:val="00AD57EE"/>
    <w:rsid w:val="00AD6901"/>
    <w:rsid w:val="00AD6AA3"/>
    <w:rsid w:val="00AD6BBD"/>
    <w:rsid w:val="00AD79D9"/>
    <w:rsid w:val="00AE0A30"/>
    <w:rsid w:val="00AE1283"/>
    <w:rsid w:val="00AE1B18"/>
    <w:rsid w:val="00AE22F9"/>
    <w:rsid w:val="00AE6DDB"/>
    <w:rsid w:val="00AF081A"/>
    <w:rsid w:val="00AF127A"/>
    <w:rsid w:val="00AF1EEF"/>
    <w:rsid w:val="00AF3279"/>
    <w:rsid w:val="00AF3A9C"/>
    <w:rsid w:val="00AF5CE3"/>
    <w:rsid w:val="00AF6626"/>
    <w:rsid w:val="00AF71C8"/>
    <w:rsid w:val="00AF7BD5"/>
    <w:rsid w:val="00B003DA"/>
    <w:rsid w:val="00B00B5C"/>
    <w:rsid w:val="00B021C2"/>
    <w:rsid w:val="00B0339D"/>
    <w:rsid w:val="00B03FB3"/>
    <w:rsid w:val="00B042D4"/>
    <w:rsid w:val="00B04BD5"/>
    <w:rsid w:val="00B04D1B"/>
    <w:rsid w:val="00B054A9"/>
    <w:rsid w:val="00B06FD7"/>
    <w:rsid w:val="00B106ED"/>
    <w:rsid w:val="00B13F90"/>
    <w:rsid w:val="00B150E1"/>
    <w:rsid w:val="00B16BD6"/>
    <w:rsid w:val="00B20236"/>
    <w:rsid w:val="00B203EC"/>
    <w:rsid w:val="00B20560"/>
    <w:rsid w:val="00B21A2E"/>
    <w:rsid w:val="00B21B42"/>
    <w:rsid w:val="00B22014"/>
    <w:rsid w:val="00B24F9C"/>
    <w:rsid w:val="00B25A5E"/>
    <w:rsid w:val="00B30468"/>
    <w:rsid w:val="00B30602"/>
    <w:rsid w:val="00B30C2C"/>
    <w:rsid w:val="00B30C46"/>
    <w:rsid w:val="00B3220B"/>
    <w:rsid w:val="00B3236C"/>
    <w:rsid w:val="00B34289"/>
    <w:rsid w:val="00B35109"/>
    <w:rsid w:val="00B36D93"/>
    <w:rsid w:val="00B37579"/>
    <w:rsid w:val="00B401A0"/>
    <w:rsid w:val="00B40AD5"/>
    <w:rsid w:val="00B41A79"/>
    <w:rsid w:val="00B41B9E"/>
    <w:rsid w:val="00B43D89"/>
    <w:rsid w:val="00B440A6"/>
    <w:rsid w:val="00B440BA"/>
    <w:rsid w:val="00B45C84"/>
    <w:rsid w:val="00B45E32"/>
    <w:rsid w:val="00B45ED4"/>
    <w:rsid w:val="00B46769"/>
    <w:rsid w:val="00B4793D"/>
    <w:rsid w:val="00B47998"/>
    <w:rsid w:val="00B50BF2"/>
    <w:rsid w:val="00B5188D"/>
    <w:rsid w:val="00B51C35"/>
    <w:rsid w:val="00B52932"/>
    <w:rsid w:val="00B5466D"/>
    <w:rsid w:val="00B54772"/>
    <w:rsid w:val="00B5513B"/>
    <w:rsid w:val="00B55234"/>
    <w:rsid w:val="00B555A3"/>
    <w:rsid w:val="00B575D5"/>
    <w:rsid w:val="00B57A90"/>
    <w:rsid w:val="00B605A2"/>
    <w:rsid w:val="00B630C6"/>
    <w:rsid w:val="00B6317E"/>
    <w:rsid w:val="00B64A06"/>
    <w:rsid w:val="00B64CB9"/>
    <w:rsid w:val="00B661FB"/>
    <w:rsid w:val="00B664AD"/>
    <w:rsid w:val="00B67A84"/>
    <w:rsid w:val="00B71349"/>
    <w:rsid w:val="00B72AD1"/>
    <w:rsid w:val="00B72E16"/>
    <w:rsid w:val="00B73B51"/>
    <w:rsid w:val="00B73C4D"/>
    <w:rsid w:val="00B74441"/>
    <w:rsid w:val="00B7624A"/>
    <w:rsid w:val="00B76BC6"/>
    <w:rsid w:val="00B80F7A"/>
    <w:rsid w:val="00B8191F"/>
    <w:rsid w:val="00B82AD0"/>
    <w:rsid w:val="00B85C22"/>
    <w:rsid w:val="00B85DD2"/>
    <w:rsid w:val="00B86BDF"/>
    <w:rsid w:val="00B86BE6"/>
    <w:rsid w:val="00B872E8"/>
    <w:rsid w:val="00B87536"/>
    <w:rsid w:val="00B907AD"/>
    <w:rsid w:val="00B90CC2"/>
    <w:rsid w:val="00B91457"/>
    <w:rsid w:val="00B9163E"/>
    <w:rsid w:val="00B92848"/>
    <w:rsid w:val="00B932A2"/>
    <w:rsid w:val="00B93CE8"/>
    <w:rsid w:val="00B93E37"/>
    <w:rsid w:val="00B94D8B"/>
    <w:rsid w:val="00B95696"/>
    <w:rsid w:val="00B96BA9"/>
    <w:rsid w:val="00B96F35"/>
    <w:rsid w:val="00B976BD"/>
    <w:rsid w:val="00B979E4"/>
    <w:rsid w:val="00B97ECA"/>
    <w:rsid w:val="00BA0991"/>
    <w:rsid w:val="00BA1BDE"/>
    <w:rsid w:val="00BA2F69"/>
    <w:rsid w:val="00BA36DD"/>
    <w:rsid w:val="00BA3CDE"/>
    <w:rsid w:val="00BA3DC3"/>
    <w:rsid w:val="00BA406A"/>
    <w:rsid w:val="00BA4E86"/>
    <w:rsid w:val="00BA518B"/>
    <w:rsid w:val="00BA5449"/>
    <w:rsid w:val="00BA59C1"/>
    <w:rsid w:val="00BA5E39"/>
    <w:rsid w:val="00BA6063"/>
    <w:rsid w:val="00BA71CF"/>
    <w:rsid w:val="00BA73DC"/>
    <w:rsid w:val="00BA7E5A"/>
    <w:rsid w:val="00BB112E"/>
    <w:rsid w:val="00BB12D9"/>
    <w:rsid w:val="00BB14A3"/>
    <w:rsid w:val="00BB2F31"/>
    <w:rsid w:val="00BB30F7"/>
    <w:rsid w:val="00BB38F0"/>
    <w:rsid w:val="00BB4811"/>
    <w:rsid w:val="00BB61EA"/>
    <w:rsid w:val="00BC05F5"/>
    <w:rsid w:val="00BC0F8E"/>
    <w:rsid w:val="00BC20C1"/>
    <w:rsid w:val="00BC23D6"/>
    <w:rsid w:val="00BC2884"/>
    <w:rsid w:val="00BC2C9D"/>
    <w:rsid w:val="00BC2FA7"/>
    <w:rsid w:val="00BC3012"/>
    <w:rsid w:val="00BC318B"/>
    <w:rsid w:val="00BC33CB"/>
    <w:rsid w:val="00BC4427"/>
    <w:rsid w:val="00BC48C5"/>
    <w:rsid w:val="00BC590A"/>
    <w:rsid w:val="00BC5985"/>
    <w:rsid w:val="00BC614B"/>
    <w:rsid w:val="00BC65B8"/>
    <w:rsid w:val="00BC6B85"/>
    <w:rsid w:val="00BC73CC"/>
    <w:rsid w:val="00BC7478"/>
    <w:rsid w:val="00BD031F"/>
    <w:rsid w:val="00BD08D9"/>
    <w:rsid w:val="00BD09E1"/>
    <w:rsid w:val="00BD0C42"/>
    <w:rsid w:val="00BD1C64"/>
    <w:rsid w:val="00BD2640"/>
    <w:rsid w:val="00BD2A1C"/>
    <w:rsid w:val="00BD3644"/>
    <w:rsid w:val="00BD37B3"/>
    <w:rsid w:val="00BD38B8"/>
    <w:rsid w:val="00BD3E04"/>
    <w:rsid w:val="00BD578B"/>
    <w:rsid w:val="00BD6DAF"/>
    <w:rsid w:val="00BD74D3"/>
    <w:rsid w:val="00BE0731"/>
    <w:rsid w:val="00BE491E"/>
    <w:rsid w:val="00BE5B22"/>
    <w:rsid w:val="00BE6615"/>
    <w:rsid w:val="00BF1E27"/>
    <w:rsid w:val="00BF34C8"/>
    <w:rsid w:val="00BF43AF"/>
    <w:rsid w:val="00BF4A56"/>
    <w:rsid w:val="00BF6583"/>
    <w:rsid w:val="00BF686F"/>
    <w:rsid w:val="00BF741B"/>
    <w:rsid w:val="00BF7678"/>
    <w:rsid w:val="00C00E46"/>
    <w:rsid w:val="00C014A7"/>
    <w:rsid w:val="00C015B8"/>
    <w:rsid w:val="00C02106"/>
    <w:rsid w:val="00C02C94"/>
    <w:rsid w:val="00C0309E"/>
    <w:rsid w:val="00C04408"/>
    <w:rsid w:val="00C0502C"/>
    <w:rsid w:val="00C05211"/>
    <w:rsid w:val="00C061DA"/>
    <w:rsid w:val="00C0705B"/>
    <w:rsid w:val="00C10C0A"/>
    <w:rsid w:val="00C11042"/>
    <w:rsid w:val="00C13775"/>
    <w:rsid w:val="00C1420E"/>
    <w:rsid w:val="00C1485E"/>
    <w:rsid w:val="00C160D5"/>
    <w:rsid w:val="00C16504"/>
    <w:rsid w:val="00C16584"/>
    <w:rsid w:val="00C1677B"/>
    <w:rsid w:val="00C1685A"/>
    <w:rsid w:val="00C2104C"/>
    <w:rsid w:val="00C2153A"/>
    <w:rsid w:val="00C219C1"/>
    <w:rsid w:val="00C22027"/>
    <w:rsid w:val="00C221B3"/>
    <w:rsid w:val="00C22E21"/>
    <w:rsid w:val="00C24136"/>
    <w:rsid w:val="00C24DA1"/>
    <w:rsid w:val="00C26CBB"/>
    <w:rsid w:val="00C27117"/>
    <w:rsid w:val="00C27624"/>
    <w:rsid w:val="00C306AC"/>
    <w:rsid w:val="00C3077B"/>
    <w:rsid w:val="00C31DC0"/>
    <w:rsid w:val="00C32785"/>
    <w:rsid w:val="00C32D66"/>
    <w:rsid w:val="00C33ACE"/>
    <w:rsid w:val="00C3481A"/>
    <w:rsid w:val="00C36FF4"/>
    <w:rsid w:val="00C379EC"/>
    <w:rsid w:val="00C40F45"/>
    <w:rsid w:val="00C40F84"/>
    <w:rsid w:val="00C42002"/>
    <w:rsid w:val="00C42A75"/>
    <w:rsid w:val="00C42E51"/>
    <w:rsid w:val="00C43EAC"/>
    <w:rsid w:val="00C44BBA"/>
    <w:rsid w:val="00C46630"/>
    <w:rsid w:val="00C47DF8"/>
    <w:rsid w:val="00C504CD"/>
    <w:rsid w:val="00C51E65"/>
    <w:rsid w:val="00C531A8"/>
    <w:rsid w:val="00C53D42"/>
    <w:rsid w:val="00C540C7"/>
    <w:rsid w:val="00C5417C"/>
    <w:rsid w:val="00C5493B"/>
    <w:rsid w:val="00C55EE5"/>
    <w:rsid w:val="00C56DD8"/>
    <w:rsid w:val="00C600CE"/>
    <w:rsid w:val="00C60BB6"/>
    <w:rsid w:val="00C6172F"/>
    <w:rsid w:val="00C61DB1"/>
    <w:rsid w:val="00C62CA2"/>
    <w:rsid w:val="00C643F1"/>
    <w:rsid w:val="00C6551A"/>
    <w:rsid w:val="00C664BB"/>
    <w:rsid w:val="00C66CC4"/>
    <w:rsid w:val="00C67CCE"/>
    <w:rsid w:val="00C7119C"/>
    <w:rsid w:val="00C72084"/>
    <w:rsid w:val="00C72952"/>
    <w:rsid w:val="00C73D57"/>
    <w:rsid w:val="00C747E3"/>
    <w:rsid w:val="00C74812"/>
    <w:rsid w:val="00C7483D"/>
    <w:rsid w:val="00C74F72"/>
    <w:rsid w:val="00C77CD6"/>
    <w:rsid w:val="00C80007"/>
    <w:rsid w:val="00C80542"/>
    <w:rsid w:val="00C818E0"/>
    <w:rsid w:val="00C8240A"/>
    <w:rsid w:val="00C830B7"/>
    <w:rsid w:val="00C83429"/>
    <w:rsid w:val="00C83444"/>
    <w:rsid w:val="00C836E1"/>
    <w:rsid w:val="00C846A7"/>
    <w:rsid w:val="00C86592"/>
    <w:rsid w:val="00C870CA"/>
    <w:rsid w:val="00C91D2A"/>
    <w:rsid w:val="00C93ABB"/>
    <w:rsid w:val="00C945C6"/>
    <w:rsid w:val="00C94F1D"/>
    <w:rsid w:val="00C956F1"/>
    <w:rsid w:val="00C959ED"/>
    <w:rsid w:val="00CA4543"/>
    <w:rsid w:val="00CA4A45"/>
    <w:rsid w:val="00CA4E16"/>
    <w:rsid w:val="00CA7831"/>
    <w:rsid w:val="00CB21FF"/>
    <w:rsid w:val="00CB56FB"/>
    <w:rsid w:val="00CB6EF5"/>
    <w:rsid w:val="00CB79FB"/>
    <w:rsid w:val="00CC3922"/>
    <w:rsid w:val="00CC5318"/>
    <w:rsid w:val="00CC5A2F"/>
    <w:rsid w:val="00CC5B0D"/>
    <w:rsid w:val="00CD1887"/>
    <w:rsid w:val="00CD1BB8"/>
    <w:rsid w:val="00CD3D3A"/>
    <w:rsid w:val="00CD3F3C"/>
    <w:rsid w:val="00CD4C7C"/>
    <w:rsid w:val="00CD53BD"/>
    <w:rsid w:val="00CD63B3"/>
    <w:rsid w:val="00CD6AA0"/>
    <w:rsid w:val="00CD6B65"/>
    <w:rsid w:val="00CD7116"/>
    <w:rsid w:val="00CE1B15"/>
    <w:rsid w:val="00CE219B"/>
    <w:rsid w:val="00CE25E8"/>
    <w:rsid w:val="00CE3775"/>
    <w:rsid w:val="00CE4907"/>
    <w:rsid w:val="00CE4C58"/>
    <w:rsid w:val="00CE533E"/>
    <w:rsid w:val="00CE5E6D"/>
    <w:rsid w:val="00CE6246"/>
    <w:rsid w:val="00CE6AD7"/>
    <w:rsid w:val="00CE7201"/>
    <w:rsid w:val="00CE7401"/>
    <w:rsid w:val="00CE7FE1"/>
    <w:rsid w:val="00CF02C3"/>
    <w:rsid w:val="00CF092D"/>
    <w:rsid w:val="00CF18E1"/>
    <w:rsid w:val="00CF22A5"/>
    <w:rsid w:val="00CF3ECF"/>
    <w:rsid w:val="00CF457C"/>
    <w:rsid w:val="00CF4D65"/>
    <w:rsid w:val="00CF58BA"/>
    <w:rsid w:val="00CF5AA7"/>
    <w:rsid w:val="00D006F1"/>
    <w:rsid w:val="00D00D34"/>
    <w:rsid w:val="00D02CCD"/>
    <w:rsid w:val="00D039E2"/>
    <w:rsid w:val="00D04C1B"/>
    <w:rsid w:val="00D04F1F"/>
    <w:rsid w:val="00D07663"/>
    <w:rsid w:val="00D07F2E"/>
    <w:rsid w:val="00D11165"/>
    <w:rsid w:val="00D11B1F"/>
    <w:rsid w:val="00D11EC1"/>
    <w:rsid w:val="00D132E4"/>
    <w:rsid w:val="00D1356F"/>
    <w:rsid w:val="00D13835"/>
    <w:rsid w:val="00D13FC5"/>
    <w:rsid w:val="00D151B1"/>
    <w:rsid w:val="00D15485"/>
    <w:rsid w:val="00D15730"/>
    <w:rsid w:val="00D20BB3"/>
    <w:rsid w:val="00D245A2"/>
    <w:rsid w:val="00D25BA4"/>
    <w:rsid w:val="00D26722"/>
    <w:rsid w:val="00D26AF4"/>
    <w:rsid w:val="00D26FCB"/>
    <w:rsid w:val="00D2787D"/>
    <w:rsid w:val="00D301E2"/>
    <w:rsid w:val="00D3061D"/>
    <w:rsid w:val="00D315E7"/>
    <w:rsid w:val="00D319B3"/>
    <w:rsid w:val="00D31EC0"/>
    <w:rsid w:val="00D322D9"/>
    <w:rsid w:val="00D33389"/>
    <w:rsid w:val="00D33B9E"/>
    <w:rsid w:val="00D3578E"/>
    <w:rsid w:val="00D361CF"/>
    <w:rsid w:val="00D37DBB"/>
    <w:rsid w:val="00D40541"/>
    <w:rsid w:val="00D41209"/>
    <w:rsid w:val="00D4155A"/>
    <w:rsid w:val="00D431B3"/>
    <w:rsid w:val="00D44D9D"/>
    <w:rsid w:val="00D44F48"/>
    <w:rsid w:val="00D46907"/>
    <w:rsid w:val="00D47747"/>
    <w:rsid w:val="00D51512"/>
    <w:rsid w:val="00D51EBF"/>
    <w:rsid w:val="00D52036"/>
    <w:rsid w:val="00D52123"/>
    <w:rsid w:val="00D52CD7"/>
    <w:rsid w:val="00D53A45"/>
    <w:rsid w:val="00D53CCD"/>
    <w:rsid w:val="00D54106"/>
    <w:rsid w:val="00D5589F"/>
    <w:rsid w:val="00D56A91"/>
    <w:rsid w:val="00D579B2"/>
    <w:rsid w:val="00D602DF"/>
    <w:rsid w:val="00D60BDB"/>
    <w:rsid w:val="00D62782"/>
    <w:rsid w:val="00D62CB0"/>
    <w:rsid w:val="00D63166"/>
    <w:rsid w:val="00D64002"/>
    <w:rsid w:val="00D647CB"/>
    <w:rsid w:val="00D64988"/>
    <w:rsid w:val="00D66817"/>
    <w:rsid w:val="00D67730"/>
    <w:rsid w:val="00D6779B"/>
    <w:rsid w:val="00D677F5"/>
    <w:rsid w:val="00D67DD0"/>
    <w:rsid w:val="00D70667"/>
    <w:rsid w:val="00D7359B"/>
    <w:rsid w:val="00D73F84"/>
    <w:rsid w:val="00D74791"/>
    <w:rsid w:val="00D757CB"/>
    <w:rsid w:val="00D75C45"/>
    <w:rsid w:val="00D77EC2"/>
    <w:rsid w:val="00D80F0F"/>
    <w:rsid w:val="00D82112"/>
    <w:rsid w:val="00D82628"/>
    <w:rsid w:val="00D832D0"/>
    <w:rsid w:val="00D83587"/>
    <w:rsid w:val="00D838B3"/>
    <w:rsid w:val="00D83919"/>
    <w:rsid w:val="00D83B4B"/>
    <w:rsid w:val="00D83ECD"/>
    <w:rsid w:val="00D8417D"/>
    <w:rsid w:val="00D842B6"/>
    <w:rsid w:val="00D84F82"/>
    <w:rsid w:val="00D8567E"/>
    <w:rsid w:val="00D85C8C"/>
    <w:rsid w:val="00D87E3B"/>
    <w:rsid w:val="00D900BC"/>
    <w:rsid w:val="00D903B3"/>
    <w:rsid w:val="00D90F4A"/>
    <w:rsid w:val="00D9190E"/>
    <w:rsid w:val="00D92DC0"/>
    <w:rsid w:val="00D93503"/>
    <w:rsid w:val="00D936B5"/>
    <w:rsid w:val="00D95399"/>
    <w:rsid w:val="00D9587C"/>
    <w:rsid w:val="00D96C3E"/>
    <w:rsid w:val="00DA0A66"/>
    <w:rsid w:val="00DA1D14"/>
    <w:rsid w:val="00DA3CF0"/>
    <w:rsid w:val="00DA4E9D"/>
    <w:rsid w:val="00DA64EA"/>
    <w:rsid w:val="00DA6770"/>
    <w:rsid w:val="00DB093E"/>
    <w:rsid w:val="00DB09E8"/>
    <w:rsid w:val="00DB2408"/>
    <w:rsid w:val="00DB3922"/>
    <w:rsid w:val="00DB3D32"/>
    <w:rsid w:val="00DB69B6"/>
    <w:rsid w:val="00DB73BF"/>
    <w:rsid w:val="00DC02F1"/>
    <w:rsid w:val="00DC1327"/>
    <w:rsid w:val="00DC1787"/>
    <w:rsid w:val="00DC17E5"/>
    <w:rsid w:val="00DC2112"/>
    <w:rsid w:val="00DC2CCC"/>
    <w:rsid w:val="00DC39AE"/>
    <w:rsid w:val="00DC4301"/>
    <w:rsid w:val="00DC577A"/>
    <w:rsid w:val="00DC5795"/>
    <w:rsid w:val="00DC5CE6"/>
    <w:rsid w:val="00DC6492"/>
    <w:rsid w:val="00DC660C"/>
    <w:rsid w:val="00DC6CE2"/>
    <w:rsid w:val="00DD0AA7"/>
    <w:rsid w:val="00DD165D"/>
    <w:rsid w:val="00DD2F91"/>
    <w:rsid w:val="00DD334B"/>
    <w:rsid w:val="00DD4343"/>
    <w:rsid w:val="00DD4E2C"/>
    <w:rsid w:val="00DD77B9"/>
    <w:rsid w:val="00DE01CE"/>
    <w:rsid w:val="00DE046D"/>
    <w:rsid w:val="00DE0B2C"/>
    <w:rsid w:val="00DE1A69"/>
    <w:rsid w:val="00DE30C0"/>
    <w:rsid w:val="00DE48C9"/>
    <w:rsid w:val="00DE6708"/>
    <w:rsid w:val="00DE6A23"/>
    <w:rsid w:val="00DE748C"/>
    <w:rsid w:val="00DE78B7"/>
    <w:rsid w:val="00DE78ED"/>
    <w:rsid w:val="00DF1DD4"/>
    <w:rsid w:val="00DF4478"/>
    <w:rsid w:val="00DF4B5E"/>
    <w:rsid w:val="00DF4F22"/>
    <w:rsid w:val="00DF518A"/>
    <w:rsid w:val="00DF6322"/>
    <w:rsid w:val="00DF723F"/>
    <w:rsid w:val="00DF7F30"/>
    <w:rsid w:val="00E00204"/>
    <w:rsid w:val="00E009DF"/>
    <w:rsid w:val="00E015E2"/>
    <w:rsid w:val="00E0198E"/>
    <w:rsid w:val="00E03422"/>
    <w:rsid w:val="00E03F8D"/>
    <w:rsid w:val="00E045D6"/>
    <w:rsid w:val="00E05478"/>
    <w:rsid w:val="00E074EC"/>
    <w:rsid w:val="00E1105E"/>
    <w:rsid w:val="00E14454"/>
    <w:rsid w:val="00E14A21"/>
    <w:rsid w:val="00E14E14"/>
    <w:rsid w:val="00E15DE3"/>
    <w:rsid w:val="00E16674"/>
    <w:rsid w:val="00E16F38"/>
    <w:rsid w:val="00E17C77"/>
    <w:rsid w:val="00E17C9B"/>
    <w:rsid w:val="00E2056D"/>
    <w:rsid w:val="00E2302F"/>
    <w:rsid w:val="00E23EFA"/>
    <w:rsid w:val="00E249D3"/>
    <w:rsid w:val="00E2672B"/>
    <w:rsid w:val="00E2717C"/>
    <w:rsid w:val="00E30650"/>
    <w:rsid w:val="00E30662"/>
    <w:rsid w:val="00E31507"/>
    <w:rsid w:val="00E315C3"/>
    <w:rsid w:val="00E31F69"/>
    <w:rsid w:val="00E3302C"/>
    <w:rsid w:val="00E33E7F"/>
    <w:rsid w:val="00E3509B"/>
    <w:rsid w:val="00E352ED"/>
    <w:rsid w:val="00E356D8"/>
    <w:rsid w:val="00E35ACA"/>
    <w:rsid w:val="00E35E08"/>
    <w:rsid w:val="00E3714D"/>
    <w:rsid w:val="00E40268"/>
    <w:rsid w:val="00E4118D"/>
    <w:rsid w:val="00E425F4"/>
    <w:rsid w:val="00E435FF"/>
    <w:rsid w:val="00E43A82"/>
    <w:rsid w:val="00E453C7"/>
    <w:rsid w:val="00E45866"/>
    <w:rsid w:val="00E45946"/>
    <w:rsid w:val="00E51B27"/>
    <w:rsid w:val="00E51C74"/>
    <w:rsid w:val="00E562C1"/>
    <w:rsid w:val="00E57D1A"/>
    <w:rsid w:val="00E604A0"/>
    <w:rsid w:val="00E622C1"/>
    <w:rsid w:val="00E62987"/>
    <w:rsid w:val="00E62C2E"/>
    <w:rsid w:val="00E63569"/>
    <w:rsid w:val="00E638BC"/>
    <w:rsid w:val="00E63B15"/>
    <w:rsid w:val="00E641F1"/>
    <w:rsid w:val="00E6587C"/>
    <w:rsid w:val="00E67179"/>
    <w:rsid w:val="00E70D38"/>
    <w:rsid w:val="00E72C7C"/>
    <w:rsid w:val="00E76CD9"/>
    <w:rsid w:val="00E76D75"/>
    <w:rsid w:val="00E77A86"/>
    <w:rsid w:val="00E77C4C"/>
    <w:rsid w:val="00E80A52"/>
    <w:rsid w:val="00E80CF8"/>
    <w:rsid w:val="00E82D8C"/>
    <w:rsid w:val="00E833E8"/>
    <w:rsid w:val="00E83755"/>
    <w:rsid w:val="00E852C2"/>
    <w:rsid w:val="00E8596B"/>
    <w:rsid w:val="00E86B75"/>
    <w:rsid w:val="00E86CD8"/>
    <w:rsid w:val="00E86F02"/>
    <w:rsid w:val="00E9294A"/>
    <w:rsid w:val="00E95791"/>
    <w:rsid w:val="00E95B54"/>
    <w:rsid w:val="00E95E38"/>
    <w:rsid w:val="00E96589"/>
    <w:rsid w:val="00E96641"/>
    <w:rsid w:val="00EA1E2A"/>
    <w:rsid w:val="00EA2AC8"/>
    <w:rsid w:val="00EA2AD5"/>
    <w:rsid w:val="00EA2B55"/>
    <w:rsid w:val="00EA3F83"/>
    <w:rsid w:val="00EA5CD3"/>
    <w:rsid w:val="00EA6450"/>
    <w:rsid w:val="00EA698A"/>
    <w:rsid w:val="00EA6C04"/>
    <w:rsid w:val="00EB1A66"/>
    <w:rsid w:val="00EB24C2"/>
    <w:rsid w:val="00EB5A65"/>
    <w:rsid w:val="00EB6E07"/>
    <w:rsid w:val="00EB77EC"/>
    <w:rsid w:val="00EB787D"/>
    <w:rsid w:val="00EC00F5"/>
    <w:rsid w:val="00EC0C53"/>
    <w:rsid w:val="00EC2A0E"/>
    <w:rsid w:val="00EC45B8"/>
    <w:rsid w:val="00EC4DDE"/>
    <w:rsid w:val="00EC4F0B"/>
    <w:rsid w:val="00ED11AA"/>
    <w:rsid w:val="00ED16E0"/>
    <w:rsid w:val="00ED2252"/>
    <w:rsid w:val="00ED3792"/>
    <w:rsid w:val="00ED37CD"/>
    <w:rsid w:val="00ED6560"/>
    <w:rsid w:val="00EE0970"/>
    <w:rsid w:val="00EE1010"/>
    <w:rsid w:val="00EE1835"/>
    <w:rsid w:val="00EE2E48"/>
    <w:rsid w:val="00EE3568"/>
    <w:rsid w:val="00EE3C07"/>
    <w:rsid w:val="00EE4274"/>
    <w:rsid w:val="00EE4C81"/>
    <w:rsid w:val="00EE4DA2"/>
    <w:rsid w:val="00EE6DE6"/>
    <w:rsid w:val="00EF1261"/>
    <w:rsid w:val="00EF12DE"/>
    <w:rsid w:val="00EF1B33"/>
    <w:rsid w:val="00EF2880"/>
    <w:rsid w:val="00EF2EDA"/>
    <w:rsid w:val="00EF2FF1"/>
    <w:rsid w:val="00EF3CDA"/>
    <w:rsid w:val="00EF4068"/>
    <w:rsid w:val="00EF40AA"/>
    <w:rsid w:val="00EF4E17"/>
    <w:rsid w:val="00EF5AAF"/>
    <w:rsid w:val="00EF6E8B"/>
    <w:rsid w:val="00F017D9"/>
    <w:rsid w:val="00F01C7F"/>
    <w:rsid w:val="00F02571"/>
    <w:rsid w:val="00F03273"/>
    <w:rsid w:val="00F04084"/>
    <w:rsid w:val="00F040DC"/>
    <w:rsid w:val="00F07630"/>
    <w:rsid w:val="00F07870"/>
    <w:rsid w:val="00F07FC9"/>
    <w:rsid w:val="00F10760"/>
    <w:rsid w:val="00F10FE0"/>
    <w:rsid w:val="00F115D1"/>
    <w:rsid w:val="00F1332E"/>
    <w:rsid w:val="00F13777"/>
    <w:rsid w:val="00F2071A"/>
    <w:rsid w:val="00F225A0"/>
    <w:rsid w:val="00F23FE4"/>
    <w:rsid w:val="00F24086"/>
    <w:rsid w:val="00F24A12"/>
    <w:rsid w:val="00F2760A"/>
    <w:rsid w:val="00F307B7"/>
    <w:rsid w:val="00F31CC1"/>
    <w:rsid w:val="00F32F99"/>
    <w:rsid w:val="00F339F2"/>
    <w:rsid w:val="00F3654A"/>
    <w:rsid w:val="00F36942"/>
    <w:rsid w:val="00F421F2"/>
    <w:rsid w:val="00F425C5"/>
    <w:rsid w:val="00F43AC1"/>
    <w:rsid w:val="00F43BCB"/>
    <w:rsid w:val="00F452AB"/>
    <w:rsid w:val="00F50C8A"/>
    <w:rsid w:val="00F5179C"/>
    <w:rsid w:val="00F52851"/>
    <w:rsid w:val="00F53209"/>
    <w:rsid w:val="00F53786"/>
    <w:rsid w:val="00F53E31"/>
    <w:rsid w:val="00F54034"/>
    <w:rsid w:val="00F54A7D"/>
    <w:rsid w:val="00F54C2A"/>
    <w:rsid w:val="00F55AB4"/>
    <w:rsid w:val="00F55EF4"/>
    <w:rsid w:val="00F5755C"/>
    <w:rsid w:val="00F6113E"/>
    <w:rsid w:val="00F612EE"/>
    <w:rsid w:val="00F613AD"/>
    <w:rsid w:val="00F62394"/>
    <w:rsid w:val="00F62A21"/>
    <w:rsid w:val="00F62BE9"/>
    <w:rsid w:val="00F6307E"/>
    <w:rsid w:val="00F63AE9"/>
    <w:rsid w:val="00F65688"/>
    <w:rsid w:val="00F66106"/>
    <w:rsid w:val="00F66309"/>
    <w:rsid w:val="00F67720"/>
    <w:rsid w:val="00F731CF"/>
    <w:rsid w:val="00F7486F"/>
    <w:rsid w:val="00F74EDD"/>
    <w:rsid w:val="00F75ABC"/>
    <w:rsid w:val="00F771B3"/>
    <w:rsid w:val="00F77489"/>
    <w:rsid w:val="00F77A0C"/>
    <w:rsid w:val="00F77A44"/>
    <w:rsid w:val="00F802EA"/>
    <w:rsid w:val="00F80CE7"/>
    <w:rsid w:val="00F8107C"/>
    <w:rsid w:val="00F8122F"/>
    <w:rsid w:val="00F81522"/>
    <w:rsid w:val="00F819F2"/>
    <w:rsid w:val="00F81A8B"/>
    <w:rsid w:val="00F821BB"/>
    <w:rsid w:val="00F82490"/>
    <w:rsid w:val="00F8257C"/>
    <w:rsid w:val="00F82DEA"/>
    <w:rsid w:val="00F82F48"/>
    <w:rsid w:val="00F8384C"/>
    <w:rsid w:val="00F844C7"/>
    <w:rsid w:val="00F84BC0"/>
    <w:rsid w:val="00F87DBA"/>
    <w:rsid w:val="00F91D6B"/>
    <w:rsid w:val="00F938C5"/>
    <w:rsid w:val="00F938E7"/>
    <w:rsid w:val="00F96D9F"/>
    <w:rsid w:val="00F97955"/>
    <w:rsid w:val="00F97C54"/>
    <w:rsid w:val="00FA078F"/>
    <w:rsid w:val="00FA141E"/>
    <w:rsid w:val="00FA2482"/>
    <w:rsid w:val="00FA4CEB"/>
    <w:rsid w:val="00FA50D5"/>
    <w:rsid w:val="00FA5168"/>
    <w:rsid w:val="00FA5671"/>
    <w:rsid w:val="00FA56AC"/>
    <w:rsid w:val="00FA5CB2"/>
    <w:rsid w:val="00FA5D68"/>
    <w:rsid w:val="00FA5EC8"/>
    <w:rsid w:val="00FA665D"/>
    <w:rsid w:val="00FA6EE1"/>
    <w:rsid w:val="00FA7258"/>
    <w:rsid w:val="00FB0D0E"/>
    <w:rsid w:val="00FB1E90"/>
    <w:rsid w:val="00FB25CB"/>
    <w:rsid w:val="00FB3017"/>
    <w:rsid w:val="00FB36FA"/>
    <w:rsid w:val="00FB4692"/>
    <w:rsid w:val="00FB55B6"/>
    <w:rsid w:val="00FB5C2E"/>
    <w:rsid w:val="00FB6E5B"/>
    <w:rsid w:val="00FB7082"/>
    <w:rsid w:val="00FC0763"/>
    <w:rsid w:val="00FC122F"/>
    <w:rsid w:val="00FC15BE"/>
    <w:rsid w:val="00FC1755"/>
    <w:rsid w:val="00FC18F0"/>
    <w:rsid w:val="00FC3227"/>
    <w:rsid w:val="00FC3AC2"/>
    <w:rsid w:val="00FC4449"/>
    <w:rsid w:val="00FC47EE"/>
    <w:rsid w:val="00FC53DB"/>
    <w:rsid w:val="00FC5662"/>
    <w:rsid w:val="00FC5AF1"/>
    <w:rsid w:val="00FC61C7"/>
    <w:rsid w:val="00FC7BD6"/>
    <w:rsid w:val="00FD08BE"/>
    <w:rsid w:val="00FD0B4D"/>
    <w:rsid w:val="00FD1530"/>
    <w:rsid w:val="00FD179F"/>
    <w:rsid w:val="00FD1ECD"/>
    <w:rsid w:val="00FD206F"/>
    <w:rsid w:val="00FD38F6"/>
    <w:rsid w:val="00FD47A3"/>
    <w:rsid w:val="00FD4909"/>
    <w:rsid w:val="00FD57FD"/>
    <w:rsid w:val="00FD66FE"/>
    <w:rsid w:val="00FD7B08"/>
    <w:rsid w:val="00FE105E"/>
    <w:rsid w:val="00FE1340"/>
    <w:rsid w:val="00FE25B0"/>
    <w:rsid w:val="00FE2F3A"/>
    <w:rsid w:val="00FE37E2"/>
    <w:rsid w:val="00FE49D4"/>
    <w:rsid w:val="00FE500D"/>
    <w:rsid w:val="00FE65AF"/>
    <w:rsid w:val="00FE75D5"/>
    <w:rsid w:val="00FF0BD4"/>
    <w:rsid w:val="00FF103B"/>
    <w:rsid w:val="00FF1145"/>
    <w:rsid w:val="00FF1B06"/>
    <w:rsid w:val="00FF2383"/>
    <w:rsid w:val="00FF2731"/>
    <w:rsid w:val="00FF2A69"/>
    <w:rsid w:val="00FF5820"/>
    <w:rsid w:val="00FF5D37"/>
    <w:rsid w:val="00FF6728"/>
    <w:rsid w:val="00FF68CA"/>
    <w:rsid w:val="00FF7254"/>
    <w:rsid w:val="00FF7C59"/>
    <w:rsid w:val="0109AADA"/>
    <w:rsid w:val="01156563"/>
    <w:rsid w:val="01362FDA"/>
    <w:rsid w:val="013C18AB"/>
    <w:rsid w:val="015DC11A"/>
    <w:rsid w:val="0185A2FB"/>
    <w:rsid w:val="01BD19D7"/>
    <w:rsid w:val="01BDA72A"/>
    <w:rsid w:val="01C82652"/>
    <w:rsid w:val="01F0F67E"/>
    <w:rsid w:val="0205F788"/>
    <w:rsid w:val="02196F55"/>
    <w:rsid w:val="022FEBFB"/>
    <w:rsid w:val="0239F44E"/>
    <w:rsid w:val="024B1BBA"/>
    <w:rsid w:val="024F1808"/>
    <w:rsid w:val="026A4B21"/>
    <w:rsid w:val="031308E0"/>
    <w:rsid w:val="033324BE"/>
    <w:rsid w:val="0362EC79"/>
    <w:rsid w:val="036F15C1"/>
    <w:rsid w:val="0370B26A"/>
    <w:rsid w:val="03911495"/>
    <w:rsid w:val="03C1C570"/>
    <w:rsid w:val="03C71C95"/>
    <w:rsid w:val="03F65819"/>
    <w:rsid w:val="0419A428"/>
    <w:rsid w:val="0421951E"/>
    <w:rsid w:val="044EDCD2"/>
    <w:rsid w:val="0489D505"/>
    <w:rsid w:val="048AA342"/>
    <w:rsid w:val="048B5125"/>
    <w:rsid w:val="048EAEAD"/>
    <w:rsid w:val="04E1020F"/>
    <w:rsid w:val="0504F489"/>
    <w:rsid w:val="05080EAA"/>
    <w:rsid w:val="051931C6"/>
    <w:rsid w:val="0529E8A0"/>
    <w:rsid w:val="0532C65C"/>
    <w:rsid w:val="056944EB"/>
    <w:rsid w:val="05CA469F"/>
    <w:rsid w:val="05F2F412"/>
    <w:rsid w:val="061A343F"/>
    <w:rsid w:val="0648FDEF"/>
    <w:rsid w:val="068EC28A"/>
    <w:rsid w:val="071378B2"/>
    <w:rsid w:val="07147524"/>
    <w:rsid w:val="0721230B"/>
    <w:rsid w:val="072B343E"/>
    <w:rsid w:val="072CCB7A"/>
    <w:rsid w:val="07D41C08"/>
    <w:rsid w:val="07E7C1A2"/>
    <w:rsid w:val="080691CB"/>
    <w:rsid w:val="081400CD"/>
    <w:rsid w:val="08230EDD"/>
    <w:rsid w:val="08445C79"/>
    <w:rsid w:val="0880DA1F"/>
    <w:rsid w:val="08A2796C"/>
    <w:rsid w:val="08A7E0DB"/>
    <w:rsid w:val="08BF1F25"/>
    <w:rsid w:val="08D0296B"/>
    <w:rsid w:val="08DFDA05"/>
    <w:rsid w:val="090E1F95"/>
    <w:rsid w:val="0918A666"/>
    <w:rsid w:val="091E5B41"/>
    <w:rsid w:val="093D22C6"/>
    <w:rsid w:val="099DAE0B"/>
    <w:rsid w:val="09A643F9"/>
    <w:rsid w:val="09ACF021"/>
    <w:rsid w:val="09B736D0"/>
    <w:rsid w:val="09D63E8A"/>
    <w:rsid w:val="09D6E8DC"/>
    <w:rsid w:val="09EE0E9D"/>
    <w:rsid w:val="09EEC5CB"/>
    <w:rsid w:val="0A1C7857"/>
    <w:rsid w:val="0A93BD94"/>
    <w:rsid w:val="0B087678"/>
    <w:rsid w:val="0B1B5D90"/>
    <w:rsid w:val="0B6DB5D7"/>
    <w:rsid w:val="0B847D7A"/>
    <w:rsid w:val="0B997F3B"/>
    <w:rsid w:val="0BEBCD7A"/>
    <w:rsid w:val="0C09E016"/>
    <w:rsid w:val="0C299563"/>
    <w:rsid w:val="0C2C5602"/>
    <w:rsid w:val="0C6955C5"/>
    <w:rsid w:val="0C7FF0D2"/>
    <w:rsid w:val="0C9133D5"/>
    <w:rsid w:val="0CAAF52F"/>
    <w:rsid w:val="0CD5BBC3"/>
    <w:rsid w:val="0D291D72"/>
    <w:rsid w:val="0D3900E0"/>
    <w:rsid w:val="0D3FD2CB"/>
    <w:rsid w:val="0D7C39C2"/>
    <w:rsid w:val="0D891BD4"/>
    <w:rsid w:val="0DB2A85B"/>
    <w:rsid w:val="0DB54963"/>
    <w:rsid w:val="0DE36513"/>
    <w:rsid w:val="0E01CFC6"/>
    <w:rsid w:val="0E285DA8"/>
    <w:rsid w:val="0E3050C9"/>
    <w:rsid w:val="0EA50323"/>
    <w:rsid w:val="0F133822"/>
    <w:rsid w:val="0F455511"/>
    <w:rsid w:val="0F4BD3DF"/>
    <w:rsid w:val="0F7F38D4"/>
    <w:rsid w:val="0FA07869"/>
    <w:rsid w:val="0FADB822"/>
    <w:rsid w:val="0FB91B3F"/>
    <w:rsid w:val="0FD5A869"/>
    <w:rsid w:val="100BFBD2"/>
    <w:rsid w:val="1013D194"/>
    <w:rsid w:val="1054E7B0"/>
    <w:rsid w:val="107BA0D2"/>
    <w:rsid w:val="1096B665"/>
    <w:rsid w:val="109705E8"/>
    <w:rsid w:val="10F6AFCF"/>
    <w:rsid w:val="1104B81B"/>
    <w:rsid w:val="11077358"/>
    <w:rsid w:val="112D2284"/>
    <w:rsid w:val="1140BC4F"/>
    <w:rsid w:val="117EF336"/>
    <w:rsid w:val="1188EB5E"/>
    <w:rsid w:val="11B55E71"/>
    <w:rsid w:val="11D438F0"/>
    <w:rsid w:val="11EF3844"/>
    <w:rsid w:val="1273B3DF"/>
    <w:rsid w:val="128BD172"/>
    <w:rsid w:val="129F22B9"/>
    <w:rsid w:val="12B578DA"/>
    <w:rsid w:val="12D88221"/>
    <w:rsid w:val="12EAD166"/>
    <w:rsid w:val="13152525"/>
    <w:rsid w:val="13260D0C"/>
    <w:rsid w:val="133923D3"/>
    <w:rsid w:val="138A290A"/>
    <w:rsid w:val="138C9A94"/>
    <w:rsid w:val="138CFCE2"/>
    <w:rsid w:val="141A8B84"/>
    <w:rsid w:val="1432DA97"/>
    <w:rsid w:val="14461279"/>
    <w:rsid w:val="147B64E4"/>
    <w:rsid w:val="1491BE33"/>
    <w:rsid w:val="14A6252B"/>
    <w:rsid w:val="14B5F547"/>
    <w:rsid w:val="14BB12E9"/>
    <w:rsid w:val="14D607C9"/>
    <w:rsid w:val="14DDBE18"/>
    <w:rsid w:val="14F65BBF"/>
    <w:rsid w:val="150FB126"/>
    <w:rsid w:val="1556F903"/>
    <w:rsid w:val="1558C6AE"/>
    <w:rsid w:val="155BEF95"/>
    <w:rsid w:val="158220A5"/>
    <w:rsid w:val="15DC6350"/>
    <w:rsid w:val="162B6947"/>
    <w:rsid w:val="1630F53D"/>
    <w:rsid w:val="1638F7D9"/>
    <w:rsid w:val="1640FCC3"/>
    <w:rsid w:val="1643A739"/>
    <w:rsid w:val="1647259B"/>
    <w:rsid w:val="16C18EF6"/>
    <w:rsid w:val="16C6C7E3"/>
    <w:rsid w:val="16F7559E"/>
    <w:rsid w:val="170E3514"/>
    <w:rsid w:val="17399D13"/>
    <w:rsid w:val="175F61A0"/>
    <w:rsid w:val="1787C678"/>
    <w:rsid w:val="1789990B"/>
    <w:rsid w:val="178AEBED"/>
    <w:rsid w:val="17A75B20"/>
    <w:rsid w:val="17B2949C"/>
    <w:rsid w:val="17CC6798"/>
    <w:rsid w:val="17F3D698"/>
    <w:rsid w:val="17FECD52"/>
    <w:rsid w:val="1826A40D"/>
    <w:rsid w:val="18461181"/>
    <w:rsid w:val="18487448"/>
    <w:rsid w:val="184910A5"/>
    <w:rsid w:val="184FA563"/>
    <w:rsid w:val="185F118F"/>
    <w:rsid w:val="186F40F2"/>
    <w:rsid w:val="187A641F"/>
    <w:rsid w:val="187EB5B2"/>
    <w:rsid w:val="18C19979"/>
    <w:rsid w:val="18D78037"/>
    <w:rsid w:val="18E0948F"/>
    <w:rsid w:val="191111A1"/>
    <w:rsid w:val="193A666D"/>
    <w:rsid w:val="1942953D"/>
    <w:rsid w:val="1966EB34"/>
    <w:rsid w:val="1975317B"/>
    <w:rsid w:val="19769DD1"/>
    <w:rsid w:val="19848CF6"/>
    <w:rsid w:val="19CF01F0"/>
    <w:rsid w:val="19F5A78C"/>
    <w:rsid w:val="1A19CBCF"/>
    <w:rsid w:val="1A78305F"/>
    <w:rsid w:val="1AB19998"/>
    <w:rsid w:val="1AB4821A"/>
    <w:rsid w:val="1AB7E962"/>
    <w:rsid w:val="1ACEA56F"/>
    <w:rsid w:val="1AE0A863"/>
    <w:rsid w:val="1AEF867F"/>
    <w:rsid w:val="1AF7B54F"/>
    <w:rsid w:val="1B0B769B"/>
    <w:rsid w:val="1B42B121"/>
    <w:rsid w:val="1B6D077E"/>
    <w:rsid w:val="1B71A045"/>
    <w:rsid w:val="1B816E02"/>
    <w:rsid w:val="1B96D305"/>
    <w:rsid w:val="1BA51E00"/>
    <w:rsid w:val="1BC05308"/>
    <w:rsid w:val="1C03079D"/>
    <w:rsid w:val="1C0F70FD"/>
    <w:rsid w:val="1C17F814"/>
    <w:rsid w:val="1C2127A6"/>
    <w:rsid w:val="1C22AFAD"/>
    <w:rsid w:val="1C3D2BAB"/>
    <w:rsid w:val="1C5FF17F"/>
    <w:rsid w:val="1C84F863"/>
    <w:rsid w:val="1CAACB1B"/>
    <w:rsid w:val="1CB03C72"/>
    <w:rsid w:val="1CBC6EC1"/>
    <w:rsid w:val="1CD575DA"/>
    <w:rsid w:val="1D14AB35"/>
    <w:rsid w:val="1D39DA60"/>
    <w:rsid w:val="1D421F51"/>
    <w:rsid w:val="1D9E53A1"/>
    <w:rsid w:val="1E3BE1DC"/>
    <w:rsid w:val="1E504448"/>
    <w:rsid w:val="1E985D3C"/>
    <w:rsid w:val="1E9988C5"/>
    <w:rsid w:val="1E9A832D"/>
    <w:rsid w:val="1E9B8BB6"/>
    <w:rsid w:val="1F13B033"/>
    <w:rsid w:val="1F16FFEA"/>
    <w:rsid w:val="1F49CA34"/>
    <w:rsid w:val="1F7BBE4A"/>
    <w:rsid w:val="1F96A24C"/>
    <w:rsid w:val="1FB106EC"/>
    <w:rsid w:val="1FB509DB"/>
    <w:rsid w:val="1FBEEEFB"/>
    <w:rsid w:val="1FC0715D"/>
    <w:rsid w:val="1FC2B985"/>
    <w:rsid w:val="203332FC"/>
    <w:rsid w:val="2037F20C"/>
    <w:rsid w:val="206C2DC5"/>
    <w:rsid w:val="20B1B144"/>
    <w:rsid w:val="20BFC7CB"/>
    <w:rsid w:val="20CF29A4"/>
    <w:rsid w:val="20D46744"/>
    <w:rsid w:val="20D7D431"/>
    <w:rsid w:val="20DA6286"/>
    <w:rsid w:val="20EED6AC"/>
    <w:rsid w:val="210D5DB5"/>
    <w:rsid w:val="2114C86D"/>
    <w:rsid w:val="212F96B4"/>
    <w:rsid w:val="217667C2"/>
    <w:rsid w:val="21A465EA"/>
    <w:rsid w:val="21C9BDD6"/>
    <w:rsid w:val="21D499E7"/>
    <w:rsid w:val="21F8948D"/>
    <w:rsid w:val="2212E0A6"/>
    <w:rsid w:val="22243FC3"/>
    <w:rsid w:val="222901F4"/>
    <w:rsid w:val="225FC108"/>
    <w:rsid w:val="228EC821"/>
    <w:rsid w:val="2299F49E"/>
    <w:rsid w:val="22C9C963"/>
    <w:rsid w:val="23052E31"/>
    <w:rsid w:val="2312CBF0"/>
    <w:rsid w:val="23592A20"/>
    <w:rsid w:val="2396ADA8"/>
    <w:rsid w:val="23B0B55B"/>
    <w:rsid w:val="23CFAADA"/>
    <w:rsid w:val="23F69490"/>
    <w:rsid w:val="24139E22"/>
    <w:rsid w:val="242584F6"/>
    <w:rsid w:val="243D54B6"/>
    <w:rsid w:val="2476BA4A"/>
    <w:rsid w:val="248325E0"/>
    <w:rsid w:val="24947A2C"/>
    <w:rsid w:val="24C1A4D8"/>
    <w:rsid w:val="25198D26"/>
    <w:rsid w:val="254B1489"/>
    <w:rsid w:val="257C9C35"/>
    <w:rsid w:val="257D1A83"/>
    <w:rsid w:val="25A5A348"/>
    <w:rsid w:val="25DBEC2C"/>
    <w:rsid w:val="25E7A89A"/>
    <w:rsid w:val="25FBD853"/>
    <w:rsid w:val="26182BCA"/>
    <w:rsid w:val="2655AE97"/>
    <w:rsid w:val="2668D850"/>
    <w:rsid w:val="266B5C08"/>
    <w:rsid w:val="267734B8"/>
    <w:rsid w:val="2683A813"/>
    <w:rsid w:val="26E1E66E"/>
    <w:rsid w:val="2706B130"/>
    <w:rsid w:val="272200B9"/>
    <w:rsid w:val="27773D46"/>
    <w:rsid w:val="27892E4D"/>
    <w:rsid w:val="27C0C289"/>
    <w:rsid w:val="27DA172E"/>
    <w:rsid w:val="27FFC9CD"/>
    <w:rsid w:val="2820B812"/>
    <w:rsid w:val="28443729"/>
    <w:rsid w:val="2848AD58"/>
    <w:rsid w:val="285D9D7F"/>
    <w:rsid w:val="28AD5F68"/>
    <w:rsid w:val="28BADFEE"/>
    <w:rsid w:val="28BB791C"/>
    <w:rsid w:val="28D212EF"/>
    <w:rsid w:val="28D6F996"/>
    <w:rsid w:val="28E6D39C"/>
    <w:rsid w:val="28F5C704"/>
    <w:rsid w:val="29004E4E"/>
    <w:rsid w:val="29052157"/>
    <w:rsid w:val="29157AB7"/>
    <w:rsid w:val="2948FFB6"/>
    <w:rsid w:val="298F9DA1"/>
    <w:rsid w:val="29B909F4"/>
    <w:rsid w:val="29C1D2C0"/>
    <w:rsid w:val="29D69FF7"/>
    <w:rsid w:val="29DD604D"/>
    <w:rsid w:val="29DE487F"/>
    <w:rsid w:val="29EB793A"/>
    <w:rsid w:val="2A0C0169"/>
    <w:rsid w:val="2A547DED"/>
    <w:rsid w:val="2AC2ABBF"/>
    <w:rsid w:val="2AE60C08"/>
    <w:rsid w:val="2AF18252"/>
    <w:rsid w:val="2AF20065"/>
    <w:rsid w:val="2AF7EE78"/>
    <w:rsid w:val="2B340C7A"/>
    <w:rsid w:val="2B90DE68"/>
    <w:rsid w:val="2BAF6E59"/>
    <w:rsid w:val="2BB0D91B"/>
    <w:rsid w:val="2BECD426"/>
    <w:rsid w:val="2BF5151F"/>
    <w:rsid w:val="2C0725FC"/>
    <w:rsid w:val="2C4C82DF"/>
    <w:rsid w:val="2C55CF33"/>
    <w:rsid w:val="2CBC2396"/>
    <w:rsid w:val="2CCEEB34"/>
    <w:rsid w:val="2CDF5EA7"/>
    <w:rsid w:val="2CEBE0BC"/>
    <w:rsid w:val="2CF5E2E2"/>
    <w:rsid w:val="2D016587"/>
    <w:rsid w:val="2D49568B"/>
    <w:rsid w:val="2D4C08F5"/>
    <w:rsid w:val="2D544F3A"/>
    <w:rsid w:val="2D5D114D"/>
    <w:rsid w:val="2D5E37F4"/>
    <w:rsid w:val="2D6332C9"/>
    <w:rsid w:val="2D9749AD"/>
    <w:rsid w:val="2DA2CB39"/>
    <w:rsid w:val="2DA3F76A"/>
    <w:rsid w:val="2DA41953"/>
    <w:rsid w:val="2DA57466"/>
    <w:rsid w:val="2DB381AD"/>
    <w:rsid w:val="2DB8F297"/>
    <w:rsid w:val="2DD0DAE0"/>
    <w:rsid w:val="2DFF8D4A"/>
    <w:rsid w:val="2E0D9E4C"/>
    <w:rsid w:val="2E250481"/>
    <w:rsid w:val="2E2BDD1E"/>
    <w:rsid w:val="2E4DCAF6"/>
    <w:rsid w:val="2EC2DEDD"/>
    <w:rsid w:val="2ECF885C"/>
    <w:rsid w:val="2ED1E70B"/>
    <w:rsid w:val="2F84E26F"/>
    <w:rsid w:val="2F937664"/>
    <w:rsid w:val="2FC7A287"/>
    <w:rsid w:val="2FCDCE23"/>
    <w:rsid w:val="2FEF654F"/>
    <w:rsid w:val="300AFD4F"/>
    <w:rsid w:val="3023A7AD"/>
    <w:rsid w:val="30805C0B"/>
    <w:rsid w:val="30BCA82D"/>
    <w:rsid w:val="30C278A9"/>
    <w:rsid w:val="314B96A9"/>
    <w:rsid w:val="3197FEA7"/>
    <w:rsid w:val="319C4FE8"/>
    <w:rsid w:val="31ACD414"/>
    <w:rsid w:val="31E3C441"/>
    <w:rsid w:val="31E47122"/>
    <w:rsid w:val="31FE24C0"/>
    <w:rsid w:val="3207B79B"/>
    <w:rsid w:val="325E4766"/>
    <w:rsid w:val="32A4606A"/>
    <w:rsid w:val="32ACB2B6"/>
    <w:rsid w:val="32B6A4DF"/>
    <w:rsid w:val="32E75476"/>
    <w:rsid w:val="3314F560"/>
    <w:rsid w:val="333F9E68"/>
    <w:rsid w:val="335B2610"/>
    <w:rsid w:val="3368049D"/>
    <w:rsid w:val="33B63627"/>
    <w:rsid w:val="33DF3D27"/>
    <w:rsid w:val="33E9272F"/>
    <w:rsid w:val="3450B46D"/>
    <w:rsid w:val="348F53AF"/>
    <w:rsid w:val="34A532FB"/>
    <w:rsid w:val="34A9399C"/>
    <w:rsid w:val="34B531B9"/>
    <w:rsid w:val="34B78B8E"/>
    <w:rsid w:val="34D0AB83"/>
    <w:rsid w:val="34D71A9D"/>
    <w:rsid w:val="34F5324E"/>
    <w:rsid w:val="353663B1"/>
    <w:rsid w:val="355EBA3D"/>
    <w:rsid w:val="356C8B0A"/>
    <w:rsid w:val="35814A4B"/>
    <w:rsid w:val="35898BDC"/>
    <w:rsid w:val="35A6BFB8"/>
    <w:rsid w:val="35AA6EED"/>
    <w:rsid w:val="35B3603C"/>
    <w:rsid w:val="3604AC4F"/>
    <w:rsid w:val="360728D8"/>
    <w:rsid w:val="3612B8A2"/>
    <w:rsid w:val="364DCC49"/>
    <w:rsid w:val="366ED2F3"/>
    <w:rsid w:val="36785F22"/>
    <w:rsid w:val="36950DF6"/>
    <w:rsid w:val="36985BD1"/>
    <w:rsid w:val="369BFC36"/>
    <w:rsid w:val="36EFEE8F"/>
    <w:rsid w:val="3709C55D"/>
    <w:rsid w:val="3722126F"/>
    <w:rsid w:val="3739EAEF"/>
    <w:rsid w:val="375B0604"/>
    <w:rsid w:val="375D64D0"/>
    <w:rsid w:val="37B3E336"/>
    <w:rsid w:val="37E617AB"/>
    <w:rsid w:val="381A931F"/>
    <w:rsid w:val="386013CD"/>
    <w:rsid w:val="38742C55"/>
    <w:rsid w:val="38AAACF1"/>
    <w:rsid w:val="38BBAFF0"/>
    <w:rsid w:val="38C49007"/>
    <w:rsid w:val="38F261FD"/>
    <w:rsid w:val="38FF87D4"/>
    <w:rsid w:val="39061226"/>
    <w:rsid w:val="390FEBCC"/>
    <w:rsid w:val="3934BA82"/>
    <w:rsid w:val="3939A6E3"/>
    <w:rsid w:val="393C38B9"/>
    <w:rsid w:val="3958803B"/>
    <w:rsid w:val="395B09EF"/>
    <w:rsid w:val="397C1BE3"/>
    <w:rsid w:val="39A6B9A9"/>
    <w:rsid w:val="39C977BF"/>
    <w:rsid w:val="39D0DE80"/>
    <w:rsid w:val="39E5E919"/>
    <w:rsid w:val="39E9CECC"/>
    <w:rsid w:val="39FA7C61"/>
    <w:rsid w:val="3A17E462"/>
    <w:rsid w:val="3A7FB5D3"/>
    <w:rsid w:val="3ABA19CC"/>
    <w:rsid w:val="3ABBF04A"/>
    <w:rsid w:val="3ABDEAA4"/>
    <w:rsid w:val="3AE019C9"/>
    <w:rsid w:val="3AFC2A7A"/>
    <w:rsid w:val="3B05A77F"/>
    <w:rsid w:val="3B3261D5"/>
    <w:rsid w:val="3B352246"/>
    <w:rsid w:val="3B4DC1BE"/>
    <w:rsid w:val="3B52D671"/>
    <w:rsid w:val="3B627330"/>
    <w:rsid w:val="3B7344CC"/>
    <w:rsid w:val="3B8D5CEF"/>
    <w:rsid w:val="3BA5AC1C"/>
    <w:rsid w:val="3BA8AD54"/>
    <w:rsid w:val="3BB1082A"/>
    <w:rsid w:val="3BBC4F17"/>
    <w:rsid w:val="3BE56AA7"/>
    <w:rsid w:val="3C0BEE6F"/>
    <w:rsid w:val="3C24BEAC"/>
    <w:rsid w:val="3C2C66F1"/>
    <w:rsid w:val="3C394C4B"/>
    <w:rsid w:val="3C4DA947"/>
    <w:rsid w:val="3C525B9C"/>
    <w:rsid w:val="3C9DDFCC"/>
    <w:rsid w:val="3CACBBBA"/>
    <w:rsid w:val="3CEB2999"/>
    <w:rsid w:val="3CF05810"/>
    <w:rsid w:val="3CFD8FE9"/>
    <w:rsid w:val="3D020ED2"/>
    <w:rsid w:val="3D1FA4BA"/>
    <w:rsid w:val="3D58A57B"/>
    <w:rsid w:val="3D5C1DF7"/>
    <w:rsid w:val="3D8BD3BF"/>
    <w:rsid w:val="3DBAF034"/>
    <w:rsid w:val="3DDC6ED0"/>
    <w:rsid w:val="3DE91CA5"/>
    <w:rsid w:val="3E09EEF7"/>
    <w:rsid w:val="3E24A13B"/>
    <w:rsid w:val="3E3EE460"/>
    <w:rsid w:val="3E5B6746"/>
    <w:rsid w:val="3E6A7EB3"/>
    <w:rsid w:val="3E8BA261"/>
    <w:rsid w:val="3E995221"/>
    <w:rsid w:val="3EC21C41"/>
    <w:rsid w:val="3ECF46EF"/>
    <w:rsid w:val="3F4CF5E5"/>
    <w:rsid w:val="402977D4"/>
    <w:rsid w:val="40798B28"/>
    <w:rsid w:val="409E135A"/>
    <w:rsid w:val="40BC159F"/>
    <w:rsid w:val="40F1FEBA"/>
    <w:rsid w:val="40F32428"/>
    <w:rsid w:val="4134C5AD"/>
    <w:rsid w:val="413D7D61"/>
    <w:rsid w:val="4157F756"/>
    <w:rsid w:val="417470BA"/>
    <w:rsid w:val="41796938"/>
    <w:rsid w:val="41BF7A12"/>
    <w:rsid w:val="41C765B9"/>
    <w:rsid w:val="41D37A46"/>
    <w:rsid w:val="41D8CD2E"/>
    <w:rsid w:val="420EC25D"/>
    <w:rsid w:val="421361BF"/>
    <w:rsid w:val="4264C544"/>
    <w:rsid w:val="42760804"/>
    <w:rsid w:val="4290AA89"/>
    <w:rsid w:val="42DAF32B"/>
    <w:rsid w:val="42E89291"/>
    <w:rsid w:val="434413FF"/>
    <w:rsid w:val="4360ABD0"/>
    <w:rsid w:val="43918DAD"/>
    <w:rsid w:val="43969352"/>
    <w:rsid w:val="442D285C"/>
    <w:rsid w:val="445292EA"/>
    <w:rsid w:val="4464CEAC"/>
    <w:rsid w:val="446BA614"/>
    <w:rsid w:val="448489E4"/>
    <w:rsid w:val="4484E982"/>
    <w:rsid w:val="449490F3"/>
    <w:rsid w:val="44AB16CB"/>
    <w:rsid w:val="44BE1A56"/>
    <w:rsid w:val="44DE3F8A"/>
    <w:rsid w:val="44E312D8"/>
    <w:rsid w:val="44F9B9B5"/>
    <w:rsid w:val="45005CB2"/>
    <w:rsid w:val="45064926"/>
    <w:rsid w:val="4509480F"/>
    <w:rsid w:val="451D8E0D"/>
    <w:rsid w:val="454913D0"/>
    <w:rsid w:val="4560CC50"/>
    <w:rsid w:val="456715E4"/>
    <w:rsid w:val="45825E1F"/>
    <w:rsid w:val="45974E6B"/>
    <w:rsid w:val="459AE5D1"/>
    <w:rsid w:val="45A9622E"/>
    <w:rsid w:val="45AC9818"/>
    <w:rsid w:val="45FFA84F"/>
    <w:rsid w:val="463804BD"/>
    <w:rsid w:val="463FE4F0"/>
    <w:rsid w:val="46629261"/>
    <w:rsid w:val="46896EC0"/>
    <w:rsid w:val="46DB6605"/>
    <w:rsid w:val="46E9AB0B"/>
    <w:rsid w:val="46F558FB"/>
    <w:rsid w:val="46FBC3AB"/>
    <w:rsid w:val="470B4F2F"/>
    <w:rsid w:val="470E3440"/>
    <w:rsid w:val="471FACA9"/>
    <w:rsid w:val="47233513"/>
    <w:rsid w:val="47650199"/>
    <w:rsid w:val="478569D1"/>
    <w:rsid w:val="478BA10B"/>
    <w:rsid w:val="4791C2E2"/>
    <w:rsid w:val="47BEB94A"/>
    <w:rsid w:val="47E42B30"/>
    <w:rsid w:val="47FA34CF"/>
    <w:rsid w:val="47FC9E06"/>
    <w:rsid w:val="4833FECD"/>
    <w:rsid w:val="48445F12"/>
    <w:rsid w:val="484FA619"/>
    <w:rsid w:val="485E1C23"/>
    <w:rsid w:val="492D75CC"/>
    <w:rsid w:val="4947BDF1"/>
    <w:rsid w:val="494EA402"/>
    <w:rsid w:val="49605BAB"/>
    <w:rsid w:val="497DF3A0"/>
    <w:rsid w:val="49A0C2E1"/>
    <w:rsid w:val="49FA9C12"/>
    <w:rsid w:val="4A205728"/>
    <w:rsid w:val="4A31760A"/>
    <w:rsid w:val="4A3CFD36"/>
    <w:rsid w:val="4A63B421"/>
    <w:rsid w:val="4A6D5ADD"/>
    <w:rsid w:val="4A850703"/>
    <w:rsid w:val="4A87352A"/>
    <w:rsid w:val="4ADB97AA"/>
    <w:rsid w:val="4AE243BE"/>
    <w:rsid w:val="4B0F48E2"/>
    <w:rsid w:val="4B4788DB"/>
    <w:rsid w:val="4B944562"/>
    <w:rsid w:val="4BB6A604"/>
    <w:rsid w:val="4BBABFA0"/>
    <w:rsid w:val="4BC54B1A"/>
    <w:rsid w:val="4BE93ACC"/>
    <w:rsid w:val="4C017EDE"/>
    <w:rsid w:val="4C2E36BC"/>
    <w:rsid w:val="4C2ED5AD"/>
    <w:rsid w:val="4C71B59A"/>
    <w:rsid w:val="4C8A9C9B"/>
    <w:rsid w:val="4C902F04"/>
    <w:rsid w:val="4D122BBD"/>
    <w:rsid w:val="4D19AB6B"/>
    <w:rsid w:val="4D3D8206"/>
    <w:rsid w:val="4D41FAAB"/>
    <w:rsid w:val="4D4D2F3C"/>
    <w:rsid w:val="4D4E3499"/>
    <w:rsid w:val="4D6A8ABF"/>
    <w:rsid w:val="4D7FFE02"/>
    <w:rsid w:val="4DA88553"/>
    <w:rsid w:val="4DC98FD2"/>
    <w:rsid w:val="4DDBE763"/>
    <w:rsid w:val="4E52E57A"/>
    <w:rsid w:val="4E57611F"/>
    <w:rsid w:val="4E7468D0"/>
    <w:rsid w:val="4E8E70AD"/>
    <w:rsid w:val="4E98E129"/>
    <w:rsid w:val="4EBDFF59"/>
    <w:rsid w:val="4EC6266F"/>
    <w:rsid w:val="4EEC6742"/>
    <w:rsid w:val="4EEDC448"/>
    <w:rsid w:val="4F231020"/>
    <w:rsid w:val="4F237A72"/>
    <w:rsid w:val="4F6B197F"/>
    <w:rsid w:val="4F82C123"/>
    <w:rsid w:val="4F90A0D2"/>
    <w:rsid w:val="4F9D388D"/>
    <w:rsid w:val="4FAC4F64"/>
    <w:rsid w:val="4FC46A34"/>
    <w:rsid w:val="4FE71ECA"/>
    <w:rsid w:val="4FFBB013"/>
    <w:rsid w:val="50487828"/>
    <w:rsid w:val="508C4B7E"/>
    <w:rsid w:val="50BA4F61"/>
    <w:rsid w:val="50F8D02B"/>
    <w:rsid w:val="5118A452"/>
    <w:rsid w:val="512E62E2"/>
    <w:rsid w:val="5130DF8A"/>
    <w:rsid w:val="514BF8E9"/>
    <w:rsid w:val="514E990C"/>
    <w:rsid w:val="516F0A14"/>
    <w:rsid w:val="517DEFFF"/>
    <w:rsid w:val="518634A4"/>
    <w:rsid w:val="519ABB41"/>
    <w:rsid w:val="51A797DC"/>
    <w:rsid w:val="51D29850"/>
    <w:rsid w:val="51EB96A3"/>
    <w:rsid w:val="521995F7"/>
    <w:rsid w:val="526022AD"/>
    <w:rsid w:val="5289BFF8"/>
    <w:rsid w:val="52AAB67A"/>
    <w:rsid w:val="52ADB74F"/>
    <w:rsid w:val="52E42FB9"/>
    <w:rsid w:val="52EF37BF"/>
    <w:rsid w:val="53067E49"/>
    <w:rsid w:val="5312B9CE"/>
    <w:rsid w:val="532B57D4"/>
    <w:rsid w:val="532C3AC0"/>
    <w:rsid w:val="53540B6F"/>
    <w:rsid w:val="535928CF"/>
    <w:rsid w:val="537369BD"/>
    <w:rsid w:val="538E7268"/>
    <w:rsid w:val="538FFE9E"/>
    <w:rsid w:val="53AAD573"/>
    <w:rsid w:val="53AFBED0"/>
    <w:rsid w:val="53B88C1B"/>
    <w:rsid w:val="53CE6CCF"/>
    <w:rsid w:val="53DD0F9B"/>
    <w:rsid w:val="53DF3D49"/>
    <w:rsid w:val="54638653"/>
    <w:rsid w:val="546499CB"/>
    <w:rsid w:val="54A3C990"/>
    <w:rsid w:val="54A63487"/>
    <w:rsid w:val="54A8EE24"/>
    <w:rsid w:val="54B3FBFD"/>
    <w:rsid w:val="54B72BA3"/>
    <w:rsid w:val="54E3E90B"/>
    <w:rsid w:val="55019302"/>
    <w:rsid w:val="550DBA6B"/>
    <w:rsid w:val="55436DEE"/>
    <w:rsid w:val="558F57CB"/>
    <w:rsid w:val="55D3B9AF"/>
    <w:rsid w:val="5624091B"/>
    <w:rsid w:val="5627F467"/>
    <w:rsid w:val="562851C2"/>
    <w:rsid w:val="56B86D9A"/>
    <w:rsid w:val="56E3F82D"/>
    <w:rsid w:val="5731A470"/>
    <w:rsid w:val="5803829C"/>
    <w:rsid w:val="58239988"/>
    <w:rsid w:val="5826D9F7"/>
    <w:rsid w:val="583221E9"/>
    <w:rsid w:val="5859F353"/>
    <w:rsid w:val="586921E0"/>
    <w:rsid w:val="58838F41"/>
    <w:rsid w:val="58A5FD37"/>
    <w:rsid w:val="58E055EF"/>
    <w:rsid w:val="58FC8A20"/>
    <w:rsid w:val="590F0AB0"/>
    <w:rsid w:val="591D5DC6"/>
    <w:rsid w:val="5920F5F2"/>
    <w:rsid w:val="5929029E"/>
    <w:rsid w:val="594CC3E0"/>
    <w:rsid w:val="5957E0BF"/>
    <w:rsid w:val="59AC0F55"/>
    <w:rsid w:val="59D9F2A2"/>
    <w:rsid w:val="5A13A716"/>
    <w:rsid w:val="5A1D593F"/>
    <w:rsid w:val="5A1EC2FA"/>
    <w:rsid w:val="5A274707"/>
    <w:rsid w:val="5A6B57EE"/>
    <w:rsid w:val="5A9D7367"/>
    <w:rsid w:val="5ACCD67C"/>
    <w:rsid w:val="5AEE1688"/>
    <w:rsid w:val="5AFA4040"/>
    <w:rsid w:val="5B395CA5"/>
    <w:rsid w:val="5B4049B7"/>
    <w:rsid w:val="5B4316E5"/>
    <w:rsid w:val="5B5CC766"/>
    <w:rsid w:val="5BAF6974"/>
    <w:rsid w:val="5C0DDC3A"/>
    <w:rsid w:val="5C35C3F0"/>
    <w:rsid w:val="5C3FA642"/>
    <w:rsid w:val="5C9042A8"/>
    <w:rsid w:val="5C9A595F"/>
    <w:rsid w:val="5CACB213"/>
    <w:rsid w:val="5CB3DC07"/>
    <w:rsid w:val="5D021C12"/>
    <w:rsid w:val="5D18B464"/>
    <w:rsid w:val="5D7237FC"/>
    <w:rsid w:val="5D7BB2FB"/>
    <w:rsid w:val="5D8E28CB"/>
    <w:rsid w:val="5D9CAF13"/>
    <w:rsid w:val="5DEE44F4"/>
    <w:rsid w:val="5E0661F9"/>
    <w:rsid w:val="5E3718CD"/>
    <w:rsid w:val="5E4B7CD1"/>
    <w:rsid w:val="5E836F8F"/>
    <w:rsid w:val="5EF04809"/>
    <w:rsid w:val="5EF7F562"/>
    <w:rsid w:val="5F489135"/>
    <w:rsid w:val="5FD4DB01"/>
    <w:rsid w:val="60028416"/>
    <w:rsid w:val="603A72DC"/>
    <w:rsid w:val="606A59EC"/>
    <w:rsid w:val="606BC706"/>
    <w:rsid w:val="6077B81C"/>
    <w:rsid w:val="60958E09"/>
    <w:rsid w:val="60C8F13B"/>
    <w:rsid w:val="60D9D160"/>
    <w:rsid w:val="60FC6B19"/>
    <w:rsid w:val="610C6020"/>
    <w:rsid w:val="61109F49"/>
    <w:rsid w:val="61378AF4"/>
    <w:rsid w:val="61F46338"/>
    <w:rsid w:val="61FD97BD"/>
    <w:rsid w:val="620B85B8"/>
    <w:rsid w:val="62159347"/>
    <w:rsid w:val="6226918B"/>
    <w:rsid w:val="6227F55B"/>
    <w:rsid w:val="622C1277"/>
    <w:rsid w:val="624E8956"/>
    <w:rsid w:val="6298CF9E"/>
    <w:rsid w:val="629F35BA"/>
    <w:rsid w:val="62B4C6FB"/>
    <w:rsid w:val="62C93110"/>
    <w:rsid w:val="62D1D1A4"/>
    <w:rsid w:val="62DC27AE"/>
    <w:rsid w:val="62DF9A3A"/>
    <w:rsid w:val="62EC59DB"/>
    <w:rsid w:val="630CDE08"/>
    <w:rsid w:val="6332FFCE"/>
    <w:rsid w:val="634693E6"/>
    <w:rsid w:val="637CC74E"/>
    <w:rsid w:val="639C8F02"/>
    <w:rsid w:val="63DF60CD"/>
    <w:rsid w:val="63ED7862"/>
    <w:rsid w:val="63EFB608"/>
    <w:rsid w:val="640BB930"/>
    <w:rsid w:val="642CEB4F"/>
    <w:rsid w:val="643CE609"/>
    <w:rsid w:val="6465F8FC"/>
    <w:rsid w:val="6470A217"/>
    <w:rsid w:val="6470D7F3"/>
    <w:rsid w:val="6486D03F"/>
    <w:rsid w:val="64A136AE"/>
    <w:rsid w:val="64C7A5A2"/>
    <w:rsid w:val="64E6D853"/>
    <w:rsid w:val="64F14CC9"/>
    <w:rsid w:val="6505508A"/>
    <w:rsid w:val="656FFD17"/>
    <w:rsid w:val="657A4FD1"/>
    <w:rsid w:val="659B9554"/>
    <w:rsid w:val="659BD6C5"/>
    <w:rsid w:val="65E02778"/>
    <w:rsid w:val="65EBAFB5"/>
    <w:rsid w:val="65EC93E2"/>
    <w:rsid w:val="65EEB6A3"/>
    <w:rsid w:val="65F4AEF3"/>
    <w:rsid w:val="65FA07DB"/>
    <w:rsid w:val="66475449"/>
    <w:rsid w:val="6647FC52"/>
    <w:rsid w:val="66A64648"/>
    <w:rsid w:val="66CF9F1F"/>
    <w:rsid w:val="677A2B07"/>
    <w:rsid w:val="679D96B0"/>
    <w:rsid w:val="67B7A679"/>
    <w:rsid w:val="67B9C96E"/>
    <w:rsid w:val="67BC700C"/>
    <w:rsid w:val="67C867B1"/>
    <w:rsid w:val="6823ECD8"/>
    <w:rsid w:val="686E8322"/>
    <w:rsid w:val="687E9B42"/>
    <w:rsid w:val="68A34AEA"/>
    <w:rsid w:val="68E32A3E"/>
    <w:rsid w:val="68F3375B"/>
    <w:rsid w:val="68F8054E"/>
    <w:rsid w:val="693011C6"/>
    <w:rsid w:val="69432B2B"/>
    <w:rsid w:val="69440CBC"/>
    <w:rsid w:val="6949D3F5"/>
    <w:rsid w:val="695B4183"/>
    <w:rsid w:val="695FC39B"/>
    <w:rsid w:val="69A3A855"/>
    <w:rsid w:val="69A4F007"/>
    <w:rsid w:val="69FDD61D"/>
    <w:rsid w:val="6A7FDC3E"/>
    <w:rsid w:val="6A81090E"/>
    <w:rsid w:val="6AA75E15"/>
    <w:rsid w:val="6AEDFCB1"/>
    <w:rsid w:val="6AF95883"/>
    <w:rsid w:val="6B01ADDD"/>
    <w:rsid w:val="6B11D944"/>
    <w:rsid w:val="6B3643E9"/>
    <w:rsid w:val="6BAB3301"/>
    <w:rsid w:val="6BDC5F35"/>
    <w:rsid w:val="6BF50F56"/>
    <w:rsid w:val="6C8E04F6"/>
    <w:rsid w:val="6C9786DE"/>
    <w:rsid w:val="6CBC0A9F"/>
    <w:rsid w:val="6CBEB91E"/>
    <w:rsid w:val="6CCB56B6"/>
    <w:rsid w:val="6CD13E83"/>
    <w:rsid w:val="6D034A2D"/>
    <w:rsid w:val="6D03800A"/>
    <w:rsid w:val="6D1006F7"/>
    <w:rsid w:val="6D1F8763"/>
    <w:rsid w:val="6D26C5BA"/>
    <w:rsid w:val="6D4C226F"/>
    <w:rsid w:val="6D5FA4DE"/>
    <w:rsid w:val="6D7352EB"/>
    <w:rsid w:val="6DBCB3D0"/>
    <w:rsid w:val="6DC494CC"/>
    <w:rsid w:val="6DDAC6C2"/>
    <w:rsid w:val="6DE0473C"/>
    <w:rsid w:val="6DF5F226"/>
    <w:rsid w:val="6E0D04BF"/>
    <w:rsid w:val="6E4DE891"/>
    <w:rsid w:val="6E5E5FFB"/>
    <w:rsid w:val="6E63CC2C"/>
    <w:rsid w:val="6E8F37C5"/>
    <w:rsid w:val="6E9CF0D2"/>
    <w:rsid w:val="6EE7C1FB"/>
    <w:rsid w:val="6EFCA5FC"/>
    <w:rsid w:val="6F0A5987"/>
    <w:rsid w:val="6F11BC99"/>
    <w:rsid w:val="6F3CD480"/>
    <w:rsid w:val="6F912236"/>
    <w:rsid w:val="6F930A9E"/>
    <w:rsid w:val="7002BE73"/>
    <w:rsid w:val="7022D89A"/>
    <w:rsid w:val="703A94DE"/>
    <w:rsid w:val="704DCEFD"/>
    <w:rsid w:val="7056CD0D"/>
    <w:rsid w:val="70586B5B"/>
    <w:rsid w:val="707DACC9"/>
    <w:rsid w:val="70A1EBC2"/>
    <w:rsid w:val="70D39974"/>
    <w:rsid w:val="70E89E0F"/>
    <w:rsid w:val="70FA7D2B"/>
    <w:rsid w:val="715D8759"/>
    <w:rsid w:val="71AC39A8"/>
    <w:rsid w:val="71CA8373"/>
    <w:rsid w:val="71DAAA8D"/>
    <w:rsid w:val="721F02B4"/>
    <w:rsid w:val="722A119E"/>
    <w:rsid w:val="722DD80F"/>
    <w:rsid w:val="729C9A7C"/>
    <w:rsid w:val="72A1A4BC"/>
    <w:rsid w:val="72A37587"/>
    <w:rsid w:val="72A3FD0B"/>
    <w:rsid w:val="72BFD0A5"/>
    <w:rsid w:val="7321A2B0"/>
    <w:rsid w:val="7331C653"/>
    <w:rsid w:val="733D502B"/>
    <w:rsid w:val="735F8B18"/>
    <w:rsid w:val="738F40AD"/>
    <w:rsid w:val="73BF2920"/>
    <w:rsid w:val="73CE8763"/>
    <w:rsid w:val="73D9BCD5"/>
    <w:rsid w:val="740D0840"/>
    <w:rsid w:val="741A9D56"/>
    <w:rsid w:val="743A99A6"/>
    <w:rsid w:val="74411D62"/>
    <w:rsid w:val="744A89E8"/>
    <w:rsid w:val="7474E2A4"/>
    <w:rsid w:val="748D83FE"/>
    <w:rsid w:val="74E69115"/>
    <w:rsid w:val="74EB50DC"/>
    <w:rsid w:val="750C09E8"/>
    <w:rsid w:val="751BE0FD"/>
    <w:rsid w:val="753340E5"/>
    <w:rsid w:val="755F8845"/>
    <w:rsid w:val="75768FF8"/>
    <w:rsid w:val="7577A93B"/>
    <w:rsid w:val="75E2A684"/>
    <w:rsid w:val="75EF9215"/>
    <w:rsid w:val="75F4F860"/>
    <w:rsid w:val="76132292"/>
    <w:rsid w:val="7616EF47"/>
    <w:rsid w:val="76216445"/>
    <w:rsid w:val="762B6C63"/>
    <w:rsid w:val="7649A090"/>
    <w:rsid w:val="76724A10"/>
    <w:rsid w:val="7688479A"/>
    <w:rsid w:val="76AE7A26"/>
    <w:rsid w:val="76C5FF10"/>
    <w:rsid w:val="772AE33F"/>
    <w:rsid w:val="77743A1F"/>
    <w:rsid w:val="77884536"/>
    <w:rsid w:val="77886E21"/>
    <w:rsid w:val="77900830"/>
    <w:rsid w:val="7795487A"/>
    <w:rsid w:val="779EF088"/>
    <w:rsid w:val="77DBA0B4"/>
    <w:rsid w:val="77E25235"/>
    <w:rsid w:val="77F21FC5"/>
    <w:rsid w:val="77F8E4F6"/>
    <w:rsid w:val="7803574C"/>
    <w:rsid w:val="781C7B5B"/>
    <w:rsid w:val="783249E5"/>
    <w:rsid w:val="78D7C27D"/>
    <w:rsid w:val="78F0660B"/>
    <w:rsid w:val="78FCA2FB"/>
    <w:rsid w:val="797B4934"/>
    <w:rsid w:val="7994D409"/>
    <w:rsid w:val="79A3331D"/>
    <w:rsid w:val="79DD12B3"/>
    <w:rsid w:val="79E8DB77"/>
    <w:rsid w:val="7A064104"/>
    <w:rsid w:val="7A185B6C"/>
    <w:rsid w:val="7A23A963"/>
    <w:rsid w:val="7A4E5B00"/>
    <w:rsid w:val="7A5239E7"/>
    <w:rsid w:val="7A714A54"/>
    <w:rsid w:val="7A7DEADE"/>
    <w:rsid w:val="7A7E2051"/>
    <w:rsid w:val="7A826C73"/>
    <w:rsid w:val="7A8BC7B6"/>
    <w:rsid w:val="7A923C87"/>
    <w:rsid w:val="7AA78D97"/>
    <w:rsid w:val="7AAF002E"/>
    <w:rsid w:val="7AED540D"/>
    <w:rsid w:val="7B08A70D"/>
    <w:rsid w:val="7B2374DD"/>
    <w:rsid w:val="7B3C35D1"/>
    <w:rsid w:val="7B5003DE"/>
    <w:rsid w:val="7B55B185"/>
    <w:rsid w:val="7BAA20BE"/>
    <w:rsid w:val="7BD10E23"/>
    <w:rsid w:val="7C21640A"/>
    <w:rsid w:val="7C27B0BC"/>
    <w:rsid w:val="7C2C9E5B"/>
    <w:rsid w:val="7C35895C"/>
    <w:rsid w:val="7C6AAA31"/>
    <w:rsid w:val="7C6E50E0"/>
    <w:rsid w:val="7C739A43"/>
    <w:rsid w:val="7C91B2B2"/>
    <w:rsid w:val="7CFD7ACD"/>
    <w:rsid w:val="7D0105FA"/>
    <w:rsid w:val="7D28D366"/>
    <w:rsid w:val="7D31673C"/>
    <w:rsid w:val="7D471CD2"/>
    <w:rsid w:val="7D5ED8C1"/>
    <w:rsid w:val="7D61BDBF"/>
    <w:rsid w:val="7DD138D2"/>
    <w:rsid w:val="7E0E74BC"/>
    <w:rsid w:val="7E4288B1"/>
    <w:rsid w:val="7E4B4BBF"/>
    <w:rsid w:val="7E81279F"/>
    <w:rsid w:val="7EA24615"/>
    <w:rsid w:val="7ECCBADD"/>
    <w:rsid w:val="7ED9DD4E"/>
    <w:rsid w:val="7ED9E6E7"/>
    <w:rsid w:val="7EFE2EA4"/>
    <w:rsid w:val="7F3AD2D8"/>
    <w:rsid w:val="7F502C63"/>
    <w:rsid w:val="7F60A774"/>
    <w:rsid w:val="7F8F5657"/>
    <w:rsid w:val="7F908DBB"/>
    <w:rsid w:val="7FA7039D"/>
    <w:rsid w:val="7FCE7F57"/>
    <w:rsid w:val="7FEC2E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AF8BD"/>
  <w15:chartTrackingRefBased/>
  <w15:docId w15:val="{81448C42-53BA-D749-A56B-CF7C7FA72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8B6"/>
  </w:style>
  <w:style w:type="paragraph" w:styleId="Heading1">
    <w:name w:val="heading 1"/>
    <w:basedOn w:val="Normal"/>
    <w:next w:val="Normal"/>
    <w:link w:val="Heading1Char"/>
    <w:uiPriority w:val="9"/>
    <w:qFormat/>
    <w:rsid w:val="00F51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79C"/>
    <w:rPr>
      <w:rFonts w:eastAsiaTheme="majorEastAsia" w:cstheme="majorBidi"/>
      <w:color w:val="272727" w:themeColor="text1" w:themeTint="D8"/>
    </w:rPr>
  </w:style>
  <w:style w:type="paragraph" w:styleId="Title">
    <w:name w:val="Title"/>
    <w:basedOn w:val="Normal"/>
    <w:next w:val="Normal"/>
    <w:link w:val="TitleChar"/>
    <w:uiPriority w:val="10"/>
    <w:qFormat/>
    <w:rsid w:val="00F51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79C"/>
    <w:pPr>
      <w:spacing w:before="160"/>
      <w:jc w:val="center"/>
    </w:pPr>
    <w:rPr>
      <w:i/>
      <w:iCs/>
      <w:color w:val="404040" w:themeColor="text1" w:themeTint="BF"/>
    </w:rPr>
  </w:style>
  <w:style w:type="character" w:customStyle="1" w:styleId="QuoteChar">
    <w:name w:val="Quote Char"/>
    <w:basedOn w:val="DefaultParagraphFont"/>
    <w:link w:val="Quote"/>
    <w:uiPriority w:val="29"/>
    <w:rsid w:val="00F5179C"/>
    <w:rPr>
      <w:i/>
      <w:iCs/>
      <w:color w:val="404040" w:themeColor="text1" w:themeTint="BF"/>
    </w:rPr>
  </w:style>
  <w:style w:type="paragraph" w:styleId="ListParagraph">
    <w:name w:val="List Paragraph"/>
    <w:basedOn w:val="Normal"/>
    <w:uiPriority w:val="34"/>
    <w:qFormat/>
    <w:rsid w:val="00F5179C"/>
    <w:pPr>
      <w:ind w:left="720"/>
      <w:contextualSpacing/>
    </w:pPr>
  </w:style>
  <w:style w:type="character" w:styleId="IntenseEmphasis">
    <w:name w:val="Intense Emphasis"/>
    <w:basedOn w:val="DefaultParagraphFont"/>
    <w:uiPriority w:val="21"/>
    <w:qFormat/>
    <w:rsid w:val="00F5179C"/>
    <w:rPr>
      <w:i/>
      <w:iCs/>
      <w:color w:val="0F4761" w:themeColor="accent1" w:themeShade="BF"/>
    </w:rPr>
  </w:style>
  <w:style w:type="paragraph" w:styleId="IntenseQuote">
    <w:name w:val="Intense Quote"/>
    <w:basedOn w:val="Normal"/>
    <w:next w:val="Normal"/>
    <w:link w:val="IntenseQuoteChar"/>
    <w:uiPriority w:val="30"/>
    <w:qFormat/>
    <w:rsid w:val="00F51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79C"/>
    <w:rPr>
      <w:i/>
      <w:iCs/>
      <w:color w:val="0F4761" w:themeColor="accent1" w:themeShade="BF"/>
    </w:rPr>
  </w:style>
  <w:style w:type="character" w:styleId="IntenseReference">
    <w:name w:val="Intense Reference"/>
    <w:basedOn w:val="DefaultParagraphFont"/>
    <w:uiPriority w:val="32"/>
    <w:qFormat/>
    <w:rsid w:val="00F5179C"/>
    <w:rPr>
      <w:b/>
      <w:bCs/>
      <w:smallCaps/>
      <w:color w:val="0F4761" w:themeColor="accent1" w:themeShade="BF"/>
      <w:spacing w:val="5"/>
    </w:rPr>
  </w:style>
  <w:style w:type="paragraph" w:styleId="Revision">
    <w:name w:val="Revision"/>
    <w:hidden/>
    <w:uiPriority w:val="99"/>
    <w:semiHidden/>
    <w:rsid w:val="00CE6AD7"/>
    <w:pPr>
      <w:spacing w:after="0" w:line="240" w:lineRule="auto"/>
    </w:pPr>
  </w:style>
  <w:style w:type="character" w:styleId="CommentReference">
    <w:name w:val="annotation reference"/>
    <w:basedOn w:val="DefaultParagraphFont"/>
    <w:uiPriority w:val="99"/>
    <w:semiHidden/>
    <w:unhideWhenUsed/>
    <w:rsid w:val="003353EA"/>
    <w:rPr>
      <w:sz w:val="16"/>
      <w:szCs w:val="16"/>
    </w:rPr>
  </w:style>
  <w:style w:type="paragraph" w:styleId="CommentText">
    <w:name w:val="annotation text"/>
    <w:basedOn w:val="Normal"/>
    <w:link w:val="CommentTextChar"/>
    <w:uiPriority w:val="99"/>
    <w:unhideWhenUsed/>
    <w:rsid w:val="003353EA"/>
    <w:pPr>
      <w:spacing w:line="240" w:lineRule="auto"/>
    </w:pPr>
    <w:rPr>
      <w:sz w:val="20"/>
      <w:szCs w:val="20"/>
    </w:rPr>
  </w:style>
  <w:style w:type="character" w:customStyle="1" w:styleId="CommentTextChar">
    <w:name w:val="Comment Text Char"/>
    <w:basedOn w:val="DefaultParagraphFont"/>
    <w:link w:val="CommentText"/>
    <w:uiPriority w:val="99"/>
    <w:rsid w:val="003353EA"/>
    <w:rPr>
      <w:sz w:val="20"/>
      <w:szCs w:val="20"/>
    </w:rPr>
  </w:style>
  <w:style w:type="paragraph" w:styleId="CommentSubject">
    <w:name w:val="annotation subject"/>
    <w:basedOn w:val="CommentText"/>
    <w:next w:val="CommentText"/>
    <w:link w:val="CommentSubjectChar"/>
    <w:uiPriority w:val="99"/>
    <w:semiHidden/>
    <w:unhideWhenUsed/>
    <w:rsid w:val="003353EA"/>
    <w:rPr>
      <w:b/>
      <w:bCs/>
    </w:rPr>
  </w:style>
  <w:style w:type="character" w:customStyle="1" w:styleId="CommentSubjectChar">
    <w:name w:val="Comment Subject Char"/>
    <w:basedOn w:val="CommentTextChar"/>
    <w:link w:val="CommentSubject"/>
    <w:uiPriority w:val="99"/>
    <w:semiHidden/>
    <w:rsid w:val="003353EA"/>
    <w:rPr>
      <w:b/>
      <w:bCs/>
      <w:sz w:val="20"/>
      <w:szCs w:val="20"/>
    </w:rPr>
  </w:style>
  <w:style w:type="character" w:styleId="LineNumber">
    <w:name w:val="line number"/>
    <w:basedOn w:val="DefaultParagraphFont"/>
    <w:uiPriority w:val="99"/>
    <w:semiHidden/>
    <w:unhideWhenUsed/>
    <w:rsid w:val="00937C4B"/>
  </w:style>
  <w:style w:type="paragraph" w:styleId="Bibliography">
    <w:name w:val="Bibliography"/>
    <w:basedOn w:val="Normal"/>
    <w:next w:val="Normal"/>
    <w:uiPriority w:val="37"/>
    <w:unhideWhenUsed/>
    <w:rsid w:val="00726A86"/>
    <w:pPr>
      <w:spacing w:after="240" w:line="240" w:lineRule="auto"/>
    </w:pPr>
  </w:style>
  <w:style w:type="paragraph" w:styleId="Caption">
    <w:name w:val="caption"/>
    <w:basedOn w:val="Normal"/>
    <w:next w:val="Normal"/>
    <w:uiPriority w:val="35"/>
    <w:unhideWhenUsed/>
    <w:qFormat/>
    <w:rsid w:val="008305F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410334"/>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410334"/>
    <w:rPr>
      <w:kern w:val="0"/>
      <w14:ligatures w14:val="none"/>
    </w:rPr>
  </w:style>
  <w:style w:type="paragraph" w:styleId="Footer">
    <w:name w:val="footer"/>
    <w:basedOn w:val="Normal"/>
    <w:link w:val="FooterChar"/>
    <w:uiPriority w:val="99"/>
    <w:unhideWhenUsed/>
    <w:rsid w:val="00410334"/>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410334"/>
    <w:rPr>
      <w:kern w:val="0"/>
      <w14:ligatures w14:val="none"/>
    </w:rPr>
  </w:style>
  <w:style w:type="character" w:styleId="Hyperlink">
    <w:name w:val="Hyperlink"/>
    <w:basedOn w:val="DefaultParagraphFont"/>
    <w:uiPriority w:val="99"/>
    <w:unhideWhenUsed/>
    <w:rsid w:val="00A105B2"/>
    <w:rPr>
      <w:color w:val="467886" w:themeColor="hyperlink"/>
      <w:u w:val="single"/>
    </w:rPr>
  </w:style>
  <w:style w:type="character" w:styleId="UnresolvedMention">
    <w:name w:val="Unresolved Mention"/>
    <w:basedOn w:val="DefaultParagraphFont"/>
    <w:uiPriority w:val="99"/>
    <w:semiHidden/>
    <w:unhideWhenUsed/>
    <w:rsid w:val="00A105B2"/>
    <w:rPr>
      <w:color w:val="605E5C"/>
      <w:shd w:val="clear" w:color="auto" w:fill="E1DFDD"/>
    </w:rPr>
  </w:style>
  <w:style w:type="character" w:styleId="Mention">
    <w:name w:val="Mention"/>
    <w:basedOn w:val="DefaultParagraphFont"/>
    <w:uiPriority w:val="99"/>
    <w:unhideWhenUsed/>
    <w:rsid w:val="00D85C8C"/>
    <w:rPr>
      <w:color w:val="2B579A"/>
      <w:shd w:val="clear" w:color="auto" w:fill="E1DFDD"/>
    </w:rPr>
  </w:style>
  <w:style w:type="table" w:styleId="TableGrid">
    <w:name w:val="Table Grid"/>
    <w:basedOn w:val="TableNormal"/>
    <w:uiPriority w:val="59"/>
    <w:rsid w:val="005E509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11/gcb.13714" TargetMode="External"/><Relationship Id="rId5" Type="http://schemas.openxmlformats.org/officeDocument/2006/relationships/footnotes" Target="footnotes.xml"/><Relationship Id="rId15" Type="http://schemas.openxmlformats.org/officeDocument/2006/relationships/image" Target="media/image4.png"/><Relationship Id="rId10" Type="http://schemas.microsoft.com/office/2018/08/relationships/commentsExtensible" Target="commentsExtensible.xml"/><Relationship Id="rId19" Type="http://schemas.microsoft.com/office/2020/10/relationships/intelligence" Target="intelligence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30</Pages>
  <Words>6975</Words>
  <Characters>39760</Characters>
  <Application>Microsoft Office Word</Application>
  <DocSecurity>0</DocSecurity>
  <Lines>331</Lines>
  <Paragraphs>93</Paragraphs>
  <ScaleCrop>false</ScaleCrop>
  <Company/>
  <LinksUpToDate>false</LinksUpToDate>
  <CharactersWithSpaces>46642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Liesl Oeller</dc:creator>
  <cp:keywords/>
  <dc:description/>
  <cp:lastModifiedBy>Anderson, Riley Morgan</cp:lastModifiedBy>
  <cp:revision>2</cp:revision>
  <dcterms:created xsi:type="dcterms:W3CDTF">2026-04-20T17:21:00Z</dcterms:created>
  <dcterms:modified xsi:type="dcterms:W3CDTF">2026-04-20T17:21:00Z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id="vlrRs0JP"/&gt;&lt;style id="http://www.zotero.org/styles/entomological-society-of-america" hasBibliography="1" bibliographyStyleHasBeenSet="1"/&gt;&lt;prefs&gt;&lt;pref name="fieldType" value="Field"/&gt;&lt;/prefs&gt;&lt;/dat</vt:lpwstr>
  </property>
  <property fmtid="{D5CDD505-2E9C-101B-9397-08002B2CF9AE}" pid="3" name="ZOTERO_PREF_2">
    <vt:lpwstr>a&gt;</vt:lpwstr>
  </property>
</Properties>
</file>